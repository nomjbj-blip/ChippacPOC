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2" w:rightFromText="142" w:vertAnchor="text" w:horzAnchor="margin" w:tblpY="122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03"/>
        <w:gridCol w:w="1643"/>
        <w:gridCol w:w="5048"/>
      </w:tblGrid>
      <w:tr w:rsidR="009F640E" w14:paraId="0D42AE0B" w14:textId="77777777" w:rsidTr="009F640E">
        <w:trPr>
          <w:trHeight w:val="721"/>
        </w:trPr>
        <w:tc>
          <w:tcPr>
            <w:tcW w:w="10094" w:type="dxa"/>
            <w:gridSpan w:val="3"/>
          </w:tcPr>
          <w:p w14:paraId="1B8D0D44" w14:textId="77777777" w:rsidR="009F640E" w:rsidRPr="00E24063" w:rsidRDefault="00300353" w:rsidP="008972A8">
            <w:pPr>
              <w:jc w:val="center"/>
              <w:rPr>
                <w:rFonts w:ascii="바탕체" w:eastAsia="바탕체" w:hAnsi="바탕체"/>
                <w:b/>
                <w:sz w:val="40"/>
                <w:szCs w:val="40"/>
              </w:rPr>
            </w:pPr>
            <w:r>
              <w:rPr>
                <w:rFonts w:ascii="바탕체" w:eastAsia="바탕체" w:hAnsi="바탕체" w:hint="eastAsia"/>
                <w:b/>
                <w:sz w:val="40"/>
                <w:szCs w:val="40"/>
              </w:rPr>
              <w:t>개 발 용 역</w:t>
            </w:r>
            <w:r w:rsidR="009F640E" w:rsidRPr="00E24063">
              <w:rPr>
                <w:rFonts w:ascii="바탕체" w:eastAsia="바탕체" w:hAnsi="바탕체" w:hint="eastAsia"/>
                <w:b/>
                <w:sz w:val="40"/>
                <w:szCs w:val="40"/>
              </w:rPr>
              <w:t xml:space="preserve"> 계 약 서</w:t>
            </w:r>
          </w:p>
        </w:tc>
      </w:tr>
      <w:tr w:rsidR="009F640E" w14:paraId="3E42BB1F" w14:textId="77777777" w:rsidTr="00993F6C">
        <w:trPr>
          <w:trHeight w:val="493"/>
        </w:trPr>
        <w:tc>
          <w:tcPr>
            <w:tcW w:w="3403" w:type="dxa"/>
            <w:vAlign w:val="center"/>
          </w:tcPr>
          <w:p w14:paraId="521B8249" w14:textId="77777777" w:rsidR="009F640E" w:rsidRPr="002B3E3C" w:rsidRDefault="009F640E" w:rsidP="008972A8">
            <w:pPr>
              <w:jc w:val="center"/>
              <w:rPr>
                <w:rFonts w:ascii="바탕체" w:eastAsia="바탕체" w:hAnsi="바탕체"/>
                <w:sz w:val="24"/>
              </w:rPr>
            </w:pPr>
            <w:r w:rsidRPr="002B3E3C">
              <w:rPr>
                <w:rFonts w:ascii="바탕체" w:eastAsia="바탕체" w:hAnsi="바탕체" w:hint="eastAsia"/>
                <w:sz w:val="24"/>
              </w:rPr>
              <w:t>계    약    명</w:t>
            </w:r>
          </w:p>
        </w:tc>
        <w:tc>
          <w:tcPr>
            <w:tcW w:w="6691" w:type="dxa"/>
            <w:gridSpan w:val="2"/>
            <w:vAlign w:val="center"/>
          </w:tcPr>
          <w:p w14:paraId="0461FD65" w14:textId="0F311E38" w:rsidR="009F640E" w:rsidRPr="002B3E3C" w:rsidRDefault="005D277D" w:rsidP="005D277D">
            <w:pPr>
              <w:rPr>
                <w:rFonts w:ascii="바탕체" w:eastAsia="바탕체" w:hAnsi="바탕체"/>
                <w:sz w:val="24"/>
              </w:rPr>
            </w:pPr>
            <w:r>
              <w:rPr>
                <w:rFonts w:ascii="바탕체" w:eastAsia="바탕체" w:hAnsi="바탕체"/>
                <w:sz w:val="24"/>
              </w:rPr>
              <w:t>[</w:t>
            </w:r>
            <w:r>
              <w:rPr>
                <w:rFonts w:ascii="바탕체" w:eastAsia="바탕체" w:hAnsi="바탕체" w:hint="eastAsia"/>
                <w:sz w:val="24"/>
              </w:rPr>
              <w:t xml:space="preserve">스태츠칩팩코리아] 인천공장 </w:t>
            </w:r>
            <w:r>
              <w:rPr>
                <w:rFonts w:ascii="바탕체" w:eastAsia="바탕체" w:hAnsi="바탕체"/>
                <w:sz w:val="24"/>
              </w:rPr>
              <w:t xml:space="preserve">Defect E-Test </w:t>
            </w:r>
            <w:r>
              <w:rPr>
                <w:rFonts w:ascii="바탕체" w:eastAsia="바탕체" w:hAnsi="바탕체" w:hint="eastAsia"/>
                <w:sz w:val="24"/>
              </w:rPr>
              <w:t xml:space="preserve">자동분석 시스템 구축 </w:t>
            </w:r>
            <w:r>
              <w:rPr>
                <w:rFonts w:ascii="바탕체" w:eastAsia="바탕체" w:hAnsi="바탕체"/>
                <w:sz w:val="24"/>
              </w:rPr>
              <w:t>POC</w:t>
            </w:r>
            <w:r w:rsidR="009F640E" w:rsidRPr="002B3E3C">
              <w:rPr>
                <w:rFonts w:ascii="바탕체" w:eastAsia="바탕체" w:hAnsi="바탕체" w:hint="eastAsia"/>
                <w:sz w:val="24"/>
              </w:rPr>
              <w:t xml:space="preserve">                                                        </w:t>
            </w:r>
          </w:p>
        </w:tc>
      </w:tr>
      <w:tr w:rsidR="009F640E" w14:paraId="152CA47E" w14:textId="77777777" w:rsidTr="00993F6C">
        <w:trPr>
          <w:trHeight w:val="493"/>
        </w:trPr>
        <w:tc>
          <w:tcPr>
            <w:tcW w:w="3403" w:type="dxa"/>
            <w:vAlign w:val="center"/>
          </w:tcPr>
          <w:p w14:paraId="21116D47" w14:textId="77777777" w:rsidR="009F640E" w:rsidRPr="002B3E3C" w:rsidRDefault="009F640E" w:rsidP="008972A8">
            <w:pPr>
              <w:jc w:val="center"/>
              <w:rPr>
                <w:rFonts w:ascii="바탕체" w:eastAsia="바탕체" w:hAnsi="바탕체"/>
                <w:sz w:val="24"/>
              </w:rPr>
            </w:pPr>
            <w:r w:rsidRPr="002B3E3C">
              <w:rPr>
                <w:rFonts w:ascii="바탕체" w:eastAsia="바탕체" w:hAnsi="바탕체" w:hint="eastAsia"/>
                <w:sz w:val="24"/>
              </w:rPr>
              <w:t>계  약  금  액</w:t>
            </w:r>
          </w:p>
        </w:tc>
        <w:tc>
          <w:tcPr>
            <w:tcW w:w="6691" w:type="dxa"/>
            <w:gridSpan w:val="2"/>
            <w:vAlign w:val="center"/>
          </w:tcPr>
          <w:p w14:paraId="349A0E8A" w14:textId="36406C8F" w:rsidR="009F640E" w:rsidRPr="002B3E3C" w:rsidRDefault="009F640E" w:rsidP="009D6045">
            <w:pPr>
              <w:rPr>
                <w:rFonts w:ascii="바탕체" w:eastAsia="바탕체" w:hAnsi="바탕체"/>
                <w:sz w:val="24"/>
              </w:rPr>
            </w:pPr>
            <w:r w:rsidRPr="002B3E3C">
              <w:rPr>
                <w:rFonts w:ascii="바탕체" w:eastAsia="바탕체" w:hAnsi="바탕체" w:hint="eastAsia"/>
                <w:sz w:val="24"/>
              </w:rPr>
              <w:t xml:space="preserve"> </w:t>
            </w:r>
            <w:r w:rsidR="009D6045">
              <w:rPr>
                <w:rFonts w:ascii="바탕체" w:eastAsia="바탕체" w:hAnsi="바탕체" w:hint="eastAsia"/>
                <w:sz w:val="24"/>
              </w:rPr>
              <w:t xml:space="preserve">일금 이천사백육십만원 </w:t>
            </w:r>
            <w:r w:rsidR="009D6045">
              <w:rPr>
                <w:rFonts w:ascii="바탕체" w:eastAsia="바탕체" w:hAnsi="바탕체"/>
                <w:sz w:val="24"/>
              </w:rPr>
              <w:t>(</w:t>
            </w:r>
            <w:r w:rsidR="005D277D">
              <w:rPr>
                <w:rFonts w:ascii="바탕체" w:eastAsia="바탕체" w:hAnsi="바탕체"/>
                <w:sz w:val="24"/>
              </w:rPr>
              <w:t>\24,600,000</w:t>
            </w:r>
            <w:r w:rsidR="009D6045">
              <w:rPr>
                <w:rFonts w:ascii="바탕체" w:eastAsia="바탕체" w:hAnsi="바탕체" w:hint="eastAsia"/>
                <w:sz w:val="24"/>
              </w:rPr>
              <w:t>원)</w:t>
            </w:r>
            <w:r w:rsidR="0096011C">
              <w:rPr>
                <w:rFonts w:ascii="바탕체" w:eastAsia="바탕체" w:hAnsi="바탕체"/>
                <w:sz w:val="24"/>
              </w:rPr>
              <w:t>(</w:t>
            </w:r>
            <w:r w:rsidR="0096011C">
              <w:rPr>
                <w:rFonts w:ascii="바탕체" w:eastAsia="바탕체" w:hAnsi="바탕체" w:hint="eastAsia"/>
                <w:sz w:val="24"/>
              </w:rPr>
              <w:t>부가세 별도)</w:t>
            </w:r>
            <w:r w:rsidRPr="002B3E3C">
              <w:rPr>
                <w:rFonts w:ascii="바탕체" w:eastAsia="바탕체" w:hAnsi="바탕체" w:hint="eastAsia"/>
                <w:sz w:val="24"/>
              </w:rPr>
              <w:t xml:space="preserve">                                           </w:t>
            </w:r>
          </w:p>
        </w:tc>
      </w:tr>
      <w:tr w:rsidR="00993F6C" w14:paraId="6EABCD62" w14:textId="77777777" w:rsidTr="00993F6C">
        <w:trPr>
          <w:trHeight w:val="493"/>
        </w:trPr>
        <w:tc>
          <w:tcPr>
            <w:tcW w:w="3403" w:type="dxa"/>
            <w:vAlign w:val="center"/>
          </w:tcPr>
          <w:p w14:paraId="6CAF3FE0" w14:textId="77777777" w:rsidR="00993F6C" w:rsidRPr="002B3E3C" w:rsidRDefault="00993F6C" w:rsidP="008972A8">
            <w:pPr>
              <w:jc w:val="center"/>
              <w:rPr>
                <w:rFonts w:ascii="바탕체" w:eastAsia="바탕체" w:hAnsi="바탕체"/>
                <w:sz w:val="24"/>
              </w:rPr>
            </w:pPr>
            <w:r w:rsidRPr="002B3E3C">
              <w:rPr>
                <w:rFonts w:ascii="바탕체" w:eastAsia="바탕체" w:hAnsi="바탕체" w:hint="eastAsia"/>
                <w:sz w:val="24"/>
              </w:rPr>
              <w:t xml:space="preserve">청 </w:t>
            </w:r>
            <w:r w:rsidRPr="002B3E3C">
              <w:rPr>
                <w:rFonts w:ascii="바탕체" w:eastAsia="바탕체" w:hAnsi="바탕체"/>
                <w:sz w:val="24"/>
              </w:rPr>
              <w:t xml:space="preserve"> </w:t>
            </w:r>
            <w:r w:rsidRPr="002B3E3C">
              <w:rPr>
                <w:rFonts w:ascii="바탕체" w:eastAsia="바탕체" w:hAnsi="바탕체" w:hint="eastAsia"/>
                <w:sz w:val="24"/>
              </w:rPr>
              <w:t>구  조  건</w:t>
            </w:r>
          </w:p>
        </w:tc>
        <w:tc>
          <w:tcPr>
            <w:tcW w:w="6691" w:type="dxa"/>
            <w:gridSpan w:val="2"/>
            <w:vAlign w:val="center"/>
          </w:tcPr>
          <w:p w14:paraId="511069B2" w14:textId="77777777" w:rsidR="009D6045" w:rsidRDefault="00F37A78" w:rsidP="008972A8">
            <w:pPr>
              <w:rPr>
                <w:rFonts w:ascii="바탕체" w:eastAsia="바탕체" w:hAnsi="바탕체"/>
                <w:sz w:val="24"/>
              </w:rPr>
            </w:pPr>
            <w:r w:rsidRPr="002B3E3C">
              <w:rPr>
                <w:rFonts w:ascii="바탕체" w:eastAsia="바탕체" w:hAnsi="바탕체" w:hint="eastAsia"/>
                <w:sz w:val="24"/>
              </w:rPr>
              <w:t>잔금</w:t>
            </w:r>
            <w:r w:rsidR="009D6045">
              <w:rPr>
                <w:rFonts w:ascii="바탕체" w:eastAsia="바탕체" w:hAnsi="바탕체" w:hint="eastAsia"/>
                <w:sz w:val="24"/>
              </w:rPr>
              <w:t>(</w:t>
            </w:r>
            <w:r w:rsidR="009D6045">
              <w:rPr>
                <w:rFonts w:ascii="바탕체" w:eastAsia="바탕체" w:hAnsi="바탕체"/>
                <w:sz w:val="24"/>
              </w:rPr>
              <w:t>100%) : 24,600,000</w:t>
            </w:r>
            <w:r w:rsidR="009D6045">
              <w:rPr>
                <w:rFonts w:ascii="바탕체" w:eastAsia="바탕체" w:hAnsi="바탕체" w:hint="eastAsia"/>
                <w:sz w:val="24"/>
              </w:rPr>
              <w:t xml:space="preserve">원 </w:t>
            </w:r>
          </w:p>
          <w:p w14:paraId="3199A716" w14:textId="4F34E710" w:rsidR="00F37A78" w:rsidRPr="002B3E3C" w:rsidRDefault="009D6045" w:rsidP="008972A8">
            <w:pPr>
              <w:rPr>
                <w:rFonts w:ascii="바탕체" w:eastAsia="바탕체" w:hAnsi="바탕체"/>
                <w:sz w:val="24"/>
              </w:rPr>
            </w:pPr>
            <w:r>
              <w:rPr>
                <w:rFonts w:ascii="바탕체" w:eastAsia="바탕체" w:hAnsi="바탕체"/>
                <w:sz w:val="24"/>
              </w:rPr>
              <w:t xml:space="preserve"> - POC </w:t>
            </w:r>
            <w:r>
              <w:rPr>
                <w:rFonts w:ascii="바탕체" w:eastAsia="바탕체" w:hAnsi="바탕체" w:hint="eastAsia"/>
                <w:sz w:val="24"/>
              </w:rPr>
              <w:t xml:space="preserve">종료 후 </w:t>
            </w:r>
            <w:r>
              <w:rPr>
                <w:rFonts w:ascii="바탕체" w:eastAsia="바탕체" w:hAnsi="바탕체"/>
                <w:sz w:val="24"/>
              </w:rPr>
              <w:t>15</w:t>
            </w:r>
            <w:r>
              <w:rPr>
                <w:rFonts w:ascii="바탕체" w:eastAsia="바탕체" w:hAnsi="바탕체" w:hint="eastAsia"/>
                <w:sz w:val="24"/>
              </w:rPr>
              <w:t>일 이내 세금계산서 발행 조건</w:t>
            </w:r>
            <w:r>
              <w:rPr>
                <w:rFonts w:ascii="바탕체" w:eastAsia="바탕체" w:hAnsi="바탕체"/>
                <w:sz w:val="24"/>
              </w:rPr>
              <w:t xml:space="preserve"> </w:t>
            </w:r>
          </w:p>
        </w:tc>
      </w:tr>
      <w:tr w:rsidR="009F640E" w14:paraId="3E874E6F" w14:textId="77777777" w:rsidTr="00993F6C">
        <w:trPr>
          <w:trHeight w:val="493"/>
        </w:trPr>
        <w:tc>
          <w:tcPr>
            <w:tcW w:w="3403" w:type="dxa"/>
            <w:vAlign w:val="center"/>
          </w:tcPr>
          <w:p w14:paraId="4FF31300" w14:textId="77777777" w:rsidR="009F640E" w:rsidRPr="002B3E3C" w:rsidRDefault="009F640E" w:rsidP="008972A8">
            <w:pPr>
              <w:jc w:val="center"/>
              <w:rPr>
                <w:rFonts w:ascii="바탕체" w:eastAsia="바탕체" w:hAnsi="바탕체"/>
                <w:sz w:val="24"/>
              </w:rPr>
            </w:pPr>
            <w:r w:rsidRPr="002B3E3C">
              <w:rPr>
                <w:rFonts w:ascii="바탕체" w:eastAsia="바탕체" w:hAnsi="바탕체" w:hint="eastAsia"/>
                <w:sz w:val="24"/>
              </w:rPr>
              <w:t>계 약 보 증 금</w:t>
            </w:r>
          </w:p>
        </w:tc>
        <w:tc>
          <w:tcPr>
            <w:tcW w:w="6691" w:type="dxa"/>
            <w:gridSpan w:val="2"/>
            <w:vAlign w:val="center"/>
          </w:tcPr>
          <w:p w14:paraId="3B2CBE24" w14:textId="4DAA9CFB" w:rsidR="009F640E" w:rsidRPr="002B3E3C" w:rsidRDefault="009F640E" w:rsidP="009D6045">
            <w:pPr>
              <w:rPr>
                <w:rFonts w:ascii="바탕체" w:eastAsia="바탕체" w:hAnsi="바탕체"/>
                <w:sz w:val="24"/>
              </w:rPr>
            </w:pPr>
            <w:r w:rsidRPr="002B3E3C">
              <w:rPr>
                <w:rFonts w:ascii="바탕체" w:eastAsia="바탕체" w:hAnsi="바탕체" w:hint="eastAsia"/>
                <w:sz w:val="24"/>
              </w:rPr>
              <w:t xml:space="preserve"> </w:t>
            </w:r>
            <w:r w:rsidR="009D6045">
              <w:rPr>
                <w:rFonts w:ascii="바탕체" w:eastAsia="바탕체" w:hAnsi="바탕체" w:hint="eastAsia"/>
                <w:sz w:val="24"/>
              </w:rPr>
              <w:t>-</w:t>
            </w:r>
          </w:p>
        </w:tc>
      </w:tr>
      <w:tr w:rsidR="009F640E" w14:paraId="3135F5F1" w14:textId="77777777" w:rsidTr="00993F6C">
        <w:trPr>
          <w:trHeight w:val="493"/>
        </w:trPr>
        <w:tc>
          <w:tcPr>
            <w:tcW w:w="3403" w:type="dxa"/>
            <w:vAlign w:val="center"/>
          </w:tcPr>
          <w:p w14:paraId="67D8CC9E" w14:textId="77777777" w:rsidR="009F640E" w:rsidRPr="002B3E3C" w:rsidRDefault="009F640E" w:rsidP="008972A8">
            <w:pPr>
              <w:jc w:val="center"/>
              <w:rPr>
                <w:rFonts w:ascii="바탕체" w:eastAsia="바탕체" w:hAnsi="바탕체"/>
                <w:sz w:val="24"/>
              </w:rPr>
            </w:pPr>
            <w:r w:rsidRPr="002B3E3C">
              <w:rPr>
                <w:rFonts w:ascii="바탕체" w:eastAsia="바탕체" w:hAnsi="바탕체" w:hint="eastAsia"/>
                <w:sz w:val="24"/>
              </w:rPr>
              <w:t>계  약  기  간</w:t>
            </w:r>
          </w:p>
        </w:tc>
        <w:tc>
          <w:tcPr>
            <w:tcW w:w="6691" w:type="dxa"/>
            <w:gridSpan w:val="2"/>
            <w:vAlign w:val="center"/>
          </w:tcPr>
          <w:p w14:paraId="032EB081" w14:textId="6E877632" w:rsidR="009F640E" w:rsidRPr="002B3E3C" w:rsidRDefault="009D6045" w:rsidP="0068730F">
            <w:pPr>
              <w:jc w:val="center"/>
              <w:rPr>
                <w:rFonts w:ascii="바탕체" w:eastAsia="바탕체" w:hAnsi="바탕체"/>
                <w:sz w:val="24"/>
              </w:rPr>
            </w:pPr>
            <w:r>
              <w:rPr>
                <w:rFonts w:ascii="바탕체" w:eastAsia="바탕체" w:hAnsi="바탕체"/>
                <w:sz w:val="24"/>
              </w:rPr>
              <w:t xml:space="preserve"> 2026.</w:t>
            </w:r>
            <w:del w:id="0" w:author="MIRACOM" w:date="2026-09-28T15:10:00Z">
              <w:r w:rsidDel="0068730F">
                <w:rPr>
                  <w:rFonts w:ascii="바탕체" w:eastAsia="바탕체" w:hAnsi="바탕체"/>
                  <w:sz w:val="24"/>
                </w:rPr>
                <w:delText>09</w:delText>
              </w:r>
            </w:del>
            <w:ins w:id="1" w:author="MIRACOM" w:date="2026-09-28T15:10:00Z">
              <w:r w:rsidR="0068730F">
                <w:rPr>
                  <w:rFonts w:ascii="바탕체" w:eastAsia="바탕체" w:hAnsi="바탕체"/>
                  <w:sz w:val="24"/>
                </w:rPr>
                <w:t>10</w:t>
              </w:r>
            </w:ins>
            <w:r>
              <w:rPr>
                <w:rFonts w:ascii="바탕체" w:eastAsia="바탕체" w:hAnsi="바탕체"/>
                <w:sz w:val="24"/>
              </w:rPr>
              <w:t>.</w:t>
            </w:r>
            <w:del w:id="2" w:author="MIRACOM" w:date="2026-09-28T15:10:00Z">
              <w:r w:rsidDel="0068730F">
                <w:rPr>
                  <w:rFonts w:ascii="바탕체" w:eastAsia="바탕체" w:hAnsi="바탕체"/>
                  <w:sz w:val="24"/>
                </w:rPr>
                <w:delText xml:space="preserve">21 </w:delText>
              </w:r>
            </w:del>
            <w:ins w:id="3" w:author="MIRACOM" w:date="2026-09-28T15:10:00Z">
              <w:r w:rsidR="0068730F">
                <w:rPr>
                  <w:rFonts w:ascii="바탕체" w:eastAsia="바탕체" w:hAnsi="바탕체"/>
                  <w:sz w:val="24"/>
                </w:rPr>
                <w:t xml:space="preserve">01 </w:t>
              </w:r>
            </w:ins>
            <w:r>
              <w:rPr>
                <w:rFonts w:ascii="바탕체" w:eastAsia="바탕체" w:hAnsi="바탕체"/>
                <w:sz w:val="24"/>
              </w:rPr>
              <w:t>~ 2026.10.</w:t>
            </w:r>
            <w:del w:id="4" w:author="MIRACOM" w:date="2026-09-28T15:10:00Z">
              <w:r w:rsidDel="0068730F">
                <w:rPr>
                  <w:rFonts w:ascii="바탕체" w:eastAsia="바탕체" w:hAnsi="바탕체"/>
                  <w:sz w:val="24"/>
                </w:rPr>
                <w:delText>20</w:delText>
              </w:r>
            </w:del>
            <w:ins w:id="5" w:author="MIRACOM" w:date="2026-09-28T15:10:00Z">
              <w:r w:rsidR="0068730F">
                <w:rPr>
                  <w:rFonts w:ascii="바탕체" w:eastAsia="바탕체" w:hAnsi="바탕체"/>
                  <w:sz w:val="24"/>
                </w:rPr>
                <w:t>31</w:t>
              </w:r>
            </w:ins>
          </w:p>
        </w:tc>
      </w:tr>
      <w:tr w:rsidR="009F640E" w14:paraId="153C0F57" w14:textId="77777777" w:rsidTr="00993F6C">
        <w:trPr>
          <w:trHeight w:val="493"/>
        </w:trPr>
        <w:tc>
          <w:tcPr>
            <w:tcW w:w="3403" w:type="dxa"/>
            <w:vAlign w:val="center"/>
          </w:tcPr>
          <w:p w14:paraId="162D0449" w14:textId="77777777" w:rsidR="009F640E" w:rsidRPr="002B3E3C" w:rsidRDefault="009F640E" w:rsidP="008972A8">
            <w:pPr>
              <w:jc w:val="center"/>
              <w:rPr>
                <w:rFonts w:ascii="바탕체" w:eastAsia="바탕체" w:hAnsi="바탕체"/>
                <w:sz w:val="24"/>
              </w:rPr>
            </w:pPr>
            <w:r w:rsidRPr="002B3E3C">
              <w:rPr>
                <w:rFonts w:ascii="바탕체" w:eastAsia="바탕체" w:hAnsi="바탕체" w:hint="eastAsia"/>
                <w:sz w:val="24"/>
              </w:rPr>
              <w:t>기  타  사  항</w:t>
            </w:r>
          </w:p>
        </w:tc>
        <w:tc>
          <w:tcPr>
            <w:tcW w:w="6691" w:type="dxa"/>
            <w:gridSpan w:val="2"/>
            <w:vAlign w:val="center"/>
          </w:tcPr>
          <w:p w14:paraId="580A1107" w14:textId="77777777" w:rsidR="009F640E" w:rsidRPr="002B3E3C" w:rsidRDefault="009F640E" w:rsidP="008972A8">
            <w:pPr>
              <w:rPr>
                <w:rFonts w:ascii="바탕체" w:eastAsia="바탕체" w:hAnsi="바탕체"/>
                <w:sz w:val="24"/>
              </w:rPr>
            </w:pPr>
          </w:p>
        </w:tc>
      </w:tr>
      <w:tr w:rsidR="009F640E" w14:paraId="518E3078" w14:textId="77777777" w:rsidTr="009F640E">
        <w:trPr>
          <w:trHeight w:val="5365"/>
        </w:trPr>
        <w:tc>
          <w:tcPr>
            <w:tcW w:w="10094" w:type="dxa"/>
            <w:gridSpan w:val="3"/>
          </w:tcPr>
          <w:p w14:paraId="7992C8B8" w14:textId="6880C6C6" w:rsidR="009F640E" w:rsidRPr="002B3E3C" w:rsidRDefault="009F640E" w:rsidP="008972A8">
            <w:pPr>
              <w:pStyle w:val="a3"/>
              <w:spacing w:before="0" w:beforeAutospacing="0" w:after="0" w:afterAutospacing="0" w:line="360" w:lineRule="auto"/>
              <w:jc w:val="both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 w:hint="eastAsia"/>
              </w:rPr>
              <w:t>도급인과</w:t>
            </w:r>
            <w:r w:rsidRPr="002B3E3C">
              <w:rPr>
                <w:rFonts w:ascii="바탕체" w:eastAsia="바탕체" w:hAnsi="바탕체"/>
              </w:rPr>
              <w:t xml:space="preserve"> </w:t>
            </w:r>
            <w:r w:rsidRPr="002B3E3C">
              <w:rPr>
                <w:rFonts w:ascii="바탕체" w:eastAsia="바탕체" w:hAnsi="바탕체" w:hint="eastAsia"/>
              </w:rPr>
              <w:t>수급인</w:t>
            </w:r>
            <w:r w:rsidRPr="002B3E3C">
              <w:rPr>
                <w:rFonts w:ascii="바탕체" w:eastAsia="바탕체" w:hAnsi="바탕체"/>
              </w:rPr>
              <w:t xml:space="preserve">은 상호 대등한 입장에서 붙임의 계약문서에 의하여 위 </w:t>
            </w:r>
            <w:r w:rsidR="00300353" w:rsidRPr="002B3E3C">
              <w:rPr>
                <w:rFonts w:ascii="바탕체" w:eastAsia="바탕체" w:hAnsi="바탕체" w:hint="eastAsia"/>
              </w:rPr>
              <w:t>개발용역</w:t>
            </w:r>
            <w:r w:rsidRPr="002B3E3C">
              <w:rPr>
                <w:rFonts w:ascii="바탕체" w:eastAsia="바탕체" w:hAnsi="바탕체" w:hint="eastAsia"/>
              </w:rPr>
              <w:t>계약</w:t>
            </w:r>
            <w:r w:rsidRPr="002B3E3C">
              <w:rPr>
                <w:rFonts w:ascii="바탕체" w:eastAsia="바탕체" w:hAnsi="바탕체"/>
              </w:rPr>
              <w:t xml:space="preserve">을 체결하고 신의에 따라 성실히 계약상 의무를 이행할 것을 확약하며, 이 계약의 증거로 계약서를 작성하여 당사자가 기명날인한 후 각각 1통씩 보관한다. </w:t>
            </w:r>
          </w:p>
          <w:p w14:paraId="0F2B4191" w14:textId="77777777" w:rsidR="009F640E" w:rsidRPr="002B3E3C" w:rsidRDefault="009F640E" w:rsidP="008972A8">
            <w:pPr>
              <w:pStyle w:val="a3"/>
              <w:spacing w:before="0" w:beforeAutospacing="0" w:after="0" w:afterAutospacing="0" w:line="360" w:lineRule="auto"/>
              <w:ind w:firstLineChars="100" w:firstLine="240"/>
              <w:jc w:val="both"/>
              <w:rPr>
                <w:rFonts w:ascii="바탕체" w:eastAsia="바탕체" w:hAnsi="바탕체"/>
              </w:rPr>
            </w:pPr>
          </w:p>
          <w:p w14:paraId="097F21EF" w14:textId="77777777" w:rsidR="009F640E" w:rsidRPr="002B3E3C" w:rsidRDefault="009F640E" w:rsidP="008972A8">
            <w:pPr>
              <w:pStyle w:val="a3"/>
              <w:spacing w:before="0" w:beforeAutospacing="0" w:after="0" w:afterAutospacing="0" w:line="360" w:lineRule="auto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 w:hint="eastAsia"/>
              </w:rPr>
              <w:t>붙</w:t>
            </w:r>
            <w:r w:rsidRPr="002B3E3C">
              <w:rPr>
                <w:rFonts w:ascii="바탕체" w:eastAsia="바탕체" w:hAnsi="바탕체"/>
              </w:rPr>
              <w:t xml:space="preserve"> 임 서 류 : </w:t>
            </w:r>
            <w:r w:rsidRPr="002B3E3C">
              <w:rPr>
                <w:rFonts w:ascii="바탕체" w:eastAsia="바탕체" w:hAnsi="바탕체" w:hint="eastAsia"/>
              </w:rPr>
              <w:t xml:space="preserve"> </w:t>
            </w:r>
            <w:r w:rsidRPr="002B3E3C">
              <w:rPr>
                <w:rFonts w:ascii="바탕체" w:eastAsia="바탕체" w:hAnsi="바탕체"/>
              </w:rPr>
              <w:t xml:space="preserve">1. 일반조건 1부 </w:t>
            </w:r>
          </w:p>
          <w:p w14:paraId="6D458186" w14:textId="77777777" w:rsidR="009F640E" w:rsidRPr="002B3E3C" w:rsidRDefault="009F640E" w:rsidP="008972A8">
            <w:pPr>
              <w:pStyle w:val="a3"/>
              <w:spacing w:before="0" w:beforeAutospacing="0" w:after="0" w:afterAutospacing="0" w:line="360" w:lineRule="auto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/>
              </w:rPr>
              <w:t>          </w:t>
            </w:r>
            <w:r w:rsidRPr="002B3E3C">
              <w:rPr>
                <w:rFonts w:ascii="바탕체" w:eastAsia="바탕체" w:hAnsi="바탕체" w:hint="eastAsia"/>
              </w:rPr>
              <w:t xml:space="preserve"> </w:t>
            </w:r>
            <w:r w:rsidRPr="002B3E3C">
              <w:rPr>
                <w:rFonts w:ascii="바탕체" w:eastAsia="바탕체" w:hAnsi="바탕체"/>
              </w:rPr>
              <w:t xml:space="preserve">    2. 과업내역서 1부 </w:t>
            </w:r>
          </w:p>
          <w:p w14:paraId="1E86D842" w14:textId="52BDFB9F" w:rsidR="009F640E" w:rsidRDefault="009F640E" w:rsidP="008972A8">
            <w:pPr>
              <w:pStyle w:val="a3"/>
              <w:spacing w:before="0" w:beforeAutospacing="0" w:after="0" w:afterAutospacing="0" w:line="360" w:lineRule="auto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/>
              </w:rPr>
              <w:t>           </w:t>
            </w:r>
            <w:r w:rsidRPr="002B3E3C">
              <w:rPr>
                <w:rFonts w:ascii="바탕체" w:eastAsia="바탕체" w:hAnsi="바탕체" w:hint="eastAsia"/>
              </w:rPr>
              <w:t xml:space="preserve"> </w:t>
            </w:r>
            <w:r w:rsidRPr="002B3E3C">
              <w:rPr>
                <w:rFonts w:ascii="바탕체" w:eastAsia="바탕체" w:hAnsi="바탕체"/>
              </w:rPr>
              <w:t xml:space="preserve">   3. </w:t>
            </w:r>
            <w:r w:rsidR="00981876">
              <w:rPr>
                <w:rFonts w:ascii="바탕체" w:eastAsia="바탕체" w:hAnsi="바탕체" w:hint="eastAsia"/>
              </w:rPr>
              <w:t>견</w:t>
            </w:r>
            <w:r w:rsidR="00F37A78" w:rsidRPr="002B3E3C">
              <w:rPr>
                <w:rFonts w:ascii="바탕체" w:eastAsia="바탕체" w:hAnsi="바탕체" w:hint="eastAsia"/>
              </w:rPr>
              <w:t>적서</w:t>
            </w:r>
            <w:r w:rsidRPr="002B3E3C">
              <w:rPr>
                <w:rFonts w:ascii="바탕체" w:eastAsia="바탕체" w:hAnsi="바탕체"/>
              </w:rPr>
              <w:t xml:space="preserve"> 1부 </w:t>
            </w:r>
          </w:p>
          <w:p w14:paraId="11CEA665" w14:textId="022B67B4" w:rsidR="007708DC" w:rsidRPr="002B3E3C" w:rsidRDefault="007708DC" w:rsidP="009D6045">
            <w:pPr>
              <w:pStyle w:val="a3"/>
              <w:spacing w:before="0" w:beforeAutospacing="0" w:after="0" w:afterAutospacing="0" w:line="360" w:lineRule="auto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 xml:space="preserve"> </w:t>
            </w:r>
            <w:r>
              <w:rPr>
                <w:rFonts w:ascii="바탕체" w:eastAsia="바탕체" w:hAnsi="바탕체"/>
              </w:rPr>
              <w:t xml:space="preserve">              </w:t>
            </w:r>
          </w:p>
          <w:p w14:paraId="7DEBBA94" w14:textId="77777777" w:rsidR="009F640E" w:rsidRPr="002B3E3C" w:rsidRDefault="009F640E" w:rsidP="00801246">
            <w:pPr>
              <w:pStyle w:val="a3"/>
              <w:spacing w:before="0" w:beforeAutospacing="0" w:after="0" w:afterAutospacing="0" w:line="360" w:lineRule="auto"/>
              <w:rPr>
                <w:rFonts w:ascii="바탕체" w:eastAsia="바탕체" w:hAnsi="바탕체"/>
              </w:rPr>
            </w:pPr>
          </w:p>
          <w:p w14:paraId="5761C98F" w14:textId="621F14EF" w:rsidR="009F640E" w:rsidRPr="002B3E3C" w:rsidRDefault="009F640E" w:rsidP="008972A8">
            <w:pPr>
              <w:pStyle w:val="a3"/>
              <w:spacing w:before="0" w:beforeAutospacing="0" w:after="0" w:afterAutospacing="0" w:line="360" w:lineRule="auto"/>
              <w:jc w:val="center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/>
              </w:rPr>
              <w:t>20</w:t>
            </w:r>
            <w:r w:rsidR="009D6045">
              <w:rPr>
                <w:rFonts w:ascii="바탕체" w:eastAsia="바탕체" w:hAnsi="바탕체"/>
              </w:rPr>
              <w:t>26</w:t>
            </w:r>
            <w:r w:rsidRPr="002B3E3C">
              <w:rPr>
                <w:rFonts w:ascii="바탕체" w:eastAsia="바탕체" w:hAnsi="바탕체" w:hint="eastAsia"/>
              </w:rPr>
              <w:t xml:space="preserve">년  </w:t>
            </w:r>
            <w:r w:rsidR="009D6045">
              <w:rPr>
                <w:rFonts w:ascii="바탕체" w:eastAsia="바탕체" w:hAnsi="바탕체"/>
              </w:rPr>
              <w:t>09</w:t>
            </w:r>
            <w:r w:rsidRPr="002B3E3C">
              <w:rPr>
                <w:rFonts w:ascii="바탕체" w:eastAsia="바탕체" w:hAnsi="바탕체" w:hint="eastAsia"/>
              </w:rPr>
              <w:t>월</w:t>
            </w:r>
            <w:r w:rsidRPr="002B3E3C">
              <w:rPr>
                <w:rFonts w:ascii="바탕체" w:eastAsia="바탕체" w:hAnsi="바탕체"/>
              </w:rPr>
              <w:t>  </w:t>
            </w:r>
            <w:ins w:id="6" w:author="MIRACOM" w:date="2026-09-28T15:11:00Z">
              <w:r w:rsidR="00E37F4F">
                <w:rPr>
                  <w:rFonts w:ascii="바탕체" w:eastAsia="바탕체" w:hAnsi="바탕체"/>
                </w:rPr>
                <w:t>30</w:t>
              </w:r>
            </w:ins>
            <w:del w:id="7" w:author="MIRACOM" w:date="2026-09-28T15:11:00Z">
              <w:r w:rsidR="009D6045" w:rsidDel="00E37F4F">
                <w:rPr>
                  <w:rFonts w:ascii="바탕체" w:eastAsia="바탕체" w:hAnsi="바탕체"/>
                </w:rPr>
                <w:delText>18</w:delText>
              </w:r>
            </w:del>
            <w:r w:rsidRPr="002B3E3C">
              <w:rPr>
                <w:rFonts w:ascii="바탕체" w:eastAsia="바탕체" w:hAnsi="바탕체" w:hint="eastAsia"/>
              </w:rPr>
              <w:t>일</w:t>
            </w:r>
            <w:r w:rsidRPr="002B3E3C">
              <w:rPr>
                <w:rFonts w:ascii="바탕체" w:eastAsia="바탕체" w:hAnsi="바탕체"/>
              </w:rPr>
              <w:t xml:space="preserve"> </w:t>
            </w:r>
          </w:p>
          <w:p w14:paraId="5D7E4E49" w14:textId="77777777" w:rsidR="009F640E" w:rsidRPr="002B3E3C" w:rsidRDefault="009F640E" w:rsidP="008972A8">
            <w:pPr>
              <w:rPr>
                <w:rFonts w:ascii="바탕체" w:eastAsia="바탕체" w:hAnsi="바탕체"/>
                <w:sz w:val="24"/>
              </w:rPr>
            </w:pPr>
          </w:p>
        </w:tc>
      </w:tr>
      <w:tr w:rsidR="009F640E" w14:paraId="382718FE" w14:textId="77777777" w:rsidTr="006E29CD">
        <w:trPr>
          <w:trHeight w:val="931"/>
        </w:trPr>
        <w:tc>
          <w:tcPr>
            <w:tcW w:w="5046" w:type="dxa"/>
            <w:gridSpan w:val="2"/>
            <w:vAlign w:val="center"/>
          </w:tcPr>
          <w:p w14:paraId="56E63F4A" w14:textId="77777777" w:rsidR="009F640E" w:rsidRPr="002B3E3C" w:rsidRDefault="009F640E" w:rsidP="008972A8">
            <w:pPr>
              <w:pStyle w:val="a3"/>
              <w:spacing w:before="0" w:beforeAutospacing="0" w:after="0" w:afterAutospacing="0" w:line="435" w:lineRule="atLeast"/>
              <w:jc w:val="center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/>
              </w:rPr>
              <w:t>“</w:t>
            </w:r>
            <w:r w:rsidRPr="002B3E3C">
              <w:rPr>
                <w:rFonts w:ascii="바탕체" w:eastAsia="바탕체" w:hAnsi="바탕체" w:hint="eastAsia"/>
              </w:rPr>
              <w:t>도급인</w:t>
            </w:r>
            <w:r w:rsidRPr="002B3E3C">
              <w:rPr>
                <w:rFonts w:ascii="바탕체" w:eastAsia="바탕체" w:hAnsi="바탕체"/>
              </w:rPr>
              <w:t>”</w:t>
            </w:r>
          </w:p>
        </w:tc>
        <w:tc>
          <w:tcPr>
            <w:tcW w:w="5048" w:type="dxa"/>
            <w:vAlign w:val="center"/>
          </w:tcPr>
          <w:p w14:paraId="5A16CF99" w14:textId="77777777" w:rsidR="009F640E" w:rsidRPr="002B3E3C" w:rsidRDefault="009F640E" w:rsidP="008972A8">
            <w:pPr>
              <w:pStyle w:val="a3"/>
              <w:spacing w:before="0" w:beforeAutospacing="0" w:after="0" w:afterAutospacing="0" w:line="435" w:lineRule="atLeast"/>
              <w:jc w:val="center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/>
              </w:rPr>
              <w:t>“</w:t>
            </w:r>
            <w:r w:rsidRPr="002B3E3C">
              <w:rPr>
                <w:rFonts w:ascii="바탕체" w:eastAsia="바탕체" w:hAnsi="바탕체" w:hint="eastAsia"/>
              </w:rPr>
              <w:t>수급인</w:t>
            </w:r>
            <w:r w:rsidRPr="002B3E3C">
              <w:rPr>
                <w:rFonts w:ascii="바탕체" w:eastAsia="바탕체" w:hAnsi="바탕체"/>
              </w:rPr>
              <w:t>”</w:t>
            </w:r>
          </w:p>
        </w:tc>
      </w:tr>
      <w:tr w:rsidR="009F640E" w14:paraId="1F65A4F8" w14:textId="77777777" w:rsidTr="006E29CD">
        <w:trPr>
          <w:trHeight w:val="3319"/>
        </w:trPr>
        <w:tc>
          <w:tcPr>
            <w:tcW w:w="5046" w:type="dxa"/>
            <w:gridSpan w:val="2"/>
            <w:vAlign w:val="center"/>
          </w:tcPr>
          <w:p w14:paraId="4EF69E24" w14:textId="5116B431" w:rsidR="009F640E" w:rsidRPr="002B3E3C" w:rsidRDefault="009F640E" w:rsidP="009D6045">
            <w:pPr>
              <w:pStyle w:val="a3"/>
              <w:spacing w:before="0" w:beforeAutospacing="0" w:after="0" w:afterAutospacing="0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 w:hint="eastAsia"/>
              </w:rPr>
              <w:t xml:space="preserve"> 회사(기관)명 :</w:t>
            </w:r>
            <w:r w:rsidR="009D6045">
              <w:rPr>
                <w:rFonts w:ascii="바탕체" w:eastAsia="바탕체" w:hAnsi="바탕체" w:hint="eastAsia"/>
              </w:rPr>
              <w:t>유한회사 스태츠칩팩코리아</w:t>
            </w:r>
            <w:r w:rsidRPr="002B3E3C">
              <w:rPr>
                <w:rFonts w:ascii="바탕체" w:eastAsia="바탕체" w:hAnsi="바탕체" w:hint="eastAsia"/>
              </w:rPr>
              <w:t xml:space="preserve">                          </w:t>
            </w:r>
          </w:p>
          <w:p w14:paraId="661DAB0F" w14:textId="2D75701C" w:rsidR="009F640E" w:rsidRPr="002B3E3C" w:rsidRDefault="009F640E" w:rsidP="009D6045">
            <w:pPr>
              <w:pStyle w:val="a3"/>
              <w:spacing w:before="0" w:beforeAutospacing="0" w:after="0" w:afterAutospacing="0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 w:hint="eastAsia"/>
              </w:rPr>
              <w:t xml:space="preserve"> 주  소 :</w:t>
            </w:r>
            <w:r w:rsidR="009D6045" w:rsidRPr="00226123">
              <w:rPr>
                <w:rFonts w:ascii="바탕체" w:eastAsia="바탕체" w:hAnsi="바탕체" w:hint="eastAsia"/>
                <w:color w:val="242424"/>
                <w:sz w:val="22"/>
                <w:szCs w:val="18"/>
                <w:shd w:val="clear" w:color="auto" w:fill="FFFFFF"/>
              </w:rPr>
              <w:t>인천광역시 중구 자유무역로 191 스태츠칩팩코리아</w:t>
            </w:r>
            <w:r w:rsidR="009D6045" w:rsidRPr="002B3E3C">
              <w:rPr>
                <w:rFonts w:ascii="바탕체" w:eastAsia="바탕체" w:hAnsi="바탕체" w:hint="eastAsia"/>
              </w:rPr>
              <w:t xml:space="preserve"> </w:t>
            </w:r>
            <w:r w:rsidRPr="002B3E3C">
              <w:rPr>
                <w:rFonts w:ascii="바탕체" w:eastAsia="바탕체" w:hAnsi="바탕체" w:hint="eastAsia"/>
              </w:rPr>
              <w:t xml:space="preserve">                               </w:t>
            </w:r>
          </w:p>
          <w:p w14:paraId="1B385271" w14:textId="43DB62BA" w:rsidR="009F640E" w:rsidRPr="002B3E3C" w:rsidRDefault="009F640E" w:rsidP="009D6045">
            <w:pPr>
              <w:pStyle w:val="a3"/>
              <w:spacing w:before="0" w:beforeAutospacing="0" w:after="0" w:afterAutospacing="0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 w:hint="eastAsia"/>
              </w:rPr>
              <w:t xml:space="preserve"> 대표자 :</w:t>
            </w:r>
            <w:r w:rsidR="009D6045">
              <w:rPr>
                <w:rFonts w:ascii="바탕체" w:eastAsia="바탕체" w:hAnsi="바탕체"/>
              </w:rPr>
              <w:t xml:space="preserve">  </w:t>
            </w:r>
            <w:r w:rsidR="009D6045">
              <w:rPr>
                <w:rFonts w:ascii="바탕체" w:eastAsia="바탕체" w:hAnsi="바탕체" w:hint="eastAsia"/>
              </w:rPr>
              <w:t>김 원 규</w:t>
            </w:r>
            <w:r w:rsidRPr="002B3E3C">
              <w:rPr>
                <w:rFonts w:ascii="바탕체" w:eastAsia="바탕체" w:hAnsi="바탕체" w:hint="eastAsia"/>
              </w:rPr>
              <w:t xml:space="preserve">              (인)</w:t>
            </w:r>
          </w:p>
        </w:tc>
        <w:tc>
          <w:tcPr>
            <w:tcW w:w="5048" w:type="dxa"/>
            <w:vAlign w:val="center"/>
          </w:tcPr>
          <w:p w14:paraId="5ABF736B" w14:textId="77777777" w:rsidR="009F640E" w:rsidRPr="002B3E3C" w:rsidRDefault="009F640E" w:rsidP="008972A8">
            <w:pPr>
              <w:pStyle w:val="a3"/>
              <w:spacing w:before="0" w:beforeAutospacing="0" w:after="0" w:afterAutospacing="0"/>
              <w:jc w:val="both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 w:hint="eastAsia"/>
              </w:rPr>
              <w:t>회사명 : 주식회사</w:t>
            </w:r>
            <w:r w:rsidR="00B67B6C" w:rsidRPr="002B3E3C">
              <w:rPr>
                <w:rFonts w:ascii="바탕체" w:eastAsia="바탕체" w:hAnsi="바탕체" w:hint="eastAsia"/>
              </w:rPr>
              <w:t xml:space="preserve"> 미라콤아이앤씨</w:t>
            </w:r>
          </w:p>
          <w:p w14:paraId="7DBBBCD0" w14:textId="77777777" w:rsidR="009F640E" w:rsidRPr="002B3E3C" w:rsidRDefault="009F640E" w:rsidP="008972A8">
            <w:pPr>
              <w:pStyle w:val="a3"/>
              <w:spacing w:before="0" w:beforeAutospacing="0" w:after="0" w:afterAutospacing="0"/>
              <w:jc w:val="both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 w:hint="eastAsia"/>
              </w:rPr>
              <w:t>주  소 : 서울특별시 송파구 올림픽로 35길</w:t>
            </w:r>
            <w:r w:rsidR="005F6BF8" w:rsidRPr="002B3E3C">
              <w:rPr>
                <w:rFonts w:ascii="바탕체" w:eastAsia="바탕체" w:hAnsi="바탕체" w:hint="eastAsia"/>
              </w:rPr>
              <w:t xml:space="preserve"> 12</w:t>
            </w:r>
            <w:r w:rsidR="005F6BF8" w:rsidRPr="002B3E3C">
              <w:rPr>
                <w:rFonts w:ascii="바탕체" w:eastAsia="바탕체" w:hAnsi="바탕체"/>
              </w:rPr>
              <w:t>3</w:t>
            </w:r>
            <w:r w:rsidR="00B67B6C" w:rsidRPr="002B3E3C">
              <w:rPr>
                <w:rFonts w:ascii="바탕체" w:eastAsia="바탕체" w:hAnsi="바탕체"/>
              </w:rPr>
              <w:t xml:space="preserve"> 10</w:t>
            </w:r>
            <w:r w:rsidR="00B67B6C" w:rsidRPr="002B3E3C">
              <w:rPr>
                <w:rFonts w:ascii="바탕체" w:eastAsia="바탕체" w:hAnsi="바탕체" w:hint="eastAsia"/>
              </w:rPr>
              <w:t>층</w:t>
            </w:r>
          </w:p>
          <w:p w14:paraId="26477BD0" w14:textId="65C677EF" w:rsidR="009F640E" w:rsidRPr="002B3E3C" w:rsidRDefault="009F640E" w:rsidP="008972A8">
            <w:pPr>
              <w:pStyle w:val="a3"/>
              <w:spacing w:before="0" w:beforeAutospacing="0" w:after="0" w:afterAutospacing="0"/>
              <w:jc w:val="both"/>
              <w:rPr>
                <w:rFonts w:ascii="바탕체" w:eastAsia="바탕체" w:hAnsi="바탕체"/>
              </w:rPr>
            </w:pPr>
            <w:r w:rsidRPr="002B3E3C">
              <w:rPr>
                <w:rFonts w:ascii="바탕체" w:eastAsia="바탕체" w:hAnsi="바탕체" w:hint="eastAsia"/>
              </w:rPr>
              <w:t xml:space="preserve">대표자 : 대표이사  </w:t>
            </w:r>
            <w:r w:rsidR="009D6045">
              <w:rPr>
                <w:rFonts w:ascii="바탕체" w:eastAsia="바탕체" w:hAnsi="바탕체" w:hint="eastAsia"/>
              </w:rPr>
              <w:t>안</w:t>
            </w:r>
            <w:r w:rsidRPr="002B3E3C">
              <w:rPr>
                <w:rFonts w:ascii="바탕체" w:eastAsia="바탕체" w:hAnsi="바탕체" w:hint="eastAsia"/>
              </w:rPr>
              <w:t xml:space="preserve">  </w:t>
            </w:r>
            <w:r w:rsidR="009D6045">
              <w:rPr>
                <w:rFonts w:ascii="바탕체" w:eastAsia="바탕체" w:hAnsi="바탕체" w:hint="eastAsia"/>
              </w:rPr>
              <w:t>대</w:t>
            </w:r>
            <w:r w:rsidRPr="002B3E3C">
              <w:rPr>
                <w:rFonts w:ascii="바탕체" w:eastAsia="바탕체" w:hAnsi="바탕체" w:hint="eastAsia"/>
              </w:rPr>
              <w:t xml:space="preserve">  </w:t>
            </w:r>
            <w:r w:rsidR="009D6045">
              <w:rPr>
                <w:rFonts w:ascii="바탕체" w:eastAsia="바탕체" w:hAnsi="바탕체" w:hint="eastAsia"/>
              </w:rPr>
              <w:t>중</w:t>
            </w:r>
            <w:r w:rsidRPr="002B3E3C">
              <w:rPr>
                <w:rFonts w:ascii="바탕체" w:eastAsia="바탕체" w:hAnsi="바탕체" w:hint="eastAsia"/>
              </w:rPr>
              <w:t xml:space="preserve">   (인)</w:t>
            </w:r>
          </w:p>
        </w:tc>
      </w:tr>
    </w:tbl>
    <w:p w14:paraId="19767FBC" w14:textId="77777777" w:rsidR="00604160" w:rsidRDefault="00604160" w:rsidP="006824FA">
      <w:pPr>
        <w:rPr>
          <w:rFonts w:ascii="바탕체" w:eastAsia="바탕체" w:hAnsi="바탕체"/>
          <w:sz w:val="2"/>
          <w:szCs w:val="2"/>
        </w:rPr>
      </w:pPr>
    </w:p>
    <w:p w14:paraId="720F0744" w14:textId="77777777" w:rsidR="00604160" w:rsidRPr="00F37A78" w:rsidRDefault="00604160" w:rsidP="00F37A78">
      <w:pPr>
        <w:widowControl/>
        <w:wordWrap/>
        <w:autoSpaceDE/>
        <w:autoSpaceDN/>
        <w:jc w:val="center"/>
        <w:rPr>
          <w:rFonts w:ascii="바탕체" w:eastAsia="바탕체" w:hAnsi="바탕체"/>
          <w:sz w:val="2"/>
          <w:szCs w:val="2"/>
        </w:rPr>
      </w:pPr>
      <w:r>
        <w:rPr>
          <w:rFonts w:ascii="바탕체" w:eastAsia="바탕체" w:hAnsi="바탕체"/>
          <w:sz w:val="2"/>
          <w:szCs w:val="2"/>
        </w:rPr>
        <w:br w:type="page"/>
      </w:r>
      <w:r w:rsidR="00300353">
        <w:rPr>
          <w:rFonts w:ascii="바탕체" w:eastAsia="바탕체" w:hAnsi="바탕체" w:cs="굴림체" w:hint="eastAsia"/>
          <w:b/>
          <w:bCs/>
          <w:sz w:val="40"/>
          <w:szCs w:val="40"/>
        </w:rPr>
        <w:lastRenderedPageBreak/>
        <w:t>개 발 용 역</w:t>
      </w:r>
      <w:r>
        <w:rPr>
          <w:rFonts w:ascii="바탕체" w:eastAsia="바탕체" w:hAnsi="바탕체" w:cs="굴림체" w:hint="eastAsia"/>
          <w:b/>
          <w:bCs/>
          <w:sz w:val="40"/>
          <w:szCs w:val="40"/>
        </w:rPr>
        <w:t xml:space="preserve"> </w:t>
      </w:r>
      <w:r w:rsidRPr="00D57CC6">
        <w:rPr>
          <w:rFonts w:ascii="바탕체" w:eastAsia="바탕체" w:hAnsi="바탕체" w:cs="굴림체" w:hint="eastAsia"/>
          <w:b/>
          <w:bCs/>
          <w:sz w:val="40"/>
          <w:szCs w:val="40"/>
        </w:rPr>
        <w:t>계</w:t>
      </w:r>
      <w:r w:rsidRPr="00D57CC6">
        <w:rPr>
          <w:rFonts w:ascii="바탕체" w:eastAsia="바탕체" w:hAnsi="바탕체" w:cs="굴림체"/>
          <w:b/>
          <w:bCs/>
          <w:sz w:val="40"/>
          <w:szCs w:val="40"/>
        </w:rPr>
        <w:t xml:space="preserve"> </w:t>
      </w:r>
      <w:r w:rsidRPr="00D57CC6">
        <w:rPr>
          <w:rFonts w:ascii="바탕체" w:eastAsia="바탕체" w:hAnsi="바탕체" w:cs="굴림체" w:hint="eastAsia"/>
          <w:b/>
          <w:bCs/>
          <w:sz w:val="40"/>
          <w:szCs w:val="40"/>
        </w:rPr>
        <w:t>약</w:t>
      </w:r>
      <w:r w:rsidRPr="00D57CC6">
        <w:rPr>
          <w:rFonts w:ascii="바탕체" w:eastAsia="바탕체" w:hAnsi="바탕체" w:cs="굴림체"/>
          <w:b/>
          <w:bCs/>
          <w:sz w:val="40"/>
          <w:szCs w:val="40"/>
        </w:rPr>
        <w:t xml:space="preserve"> </w:t>
      </w:r>
      <w:r w:rsidRPr="00D57CC6">
        <w:rPr>
          <w:rFonts w:ascii="바탕체" w:eastAsia="바탕체" w:hAnsi="바탕체" w:cs="굴림체" w:hint="eastAsia"/>
          <w:b/>
          <w:bCs/>
          <w:sz w:val="40"/>
          <w:szCs w:val="40"/>
        </w:rPr>
        <w:t>일</w:t>
      </w:r>
      <w:r w:rsidRPr="00D57CC6">
        <w:rPr>
          <w:rFonts w:ascii="바탕체" w:eastAsia="바탕체" w:hAnsi="바탕체" w:cs="굴림체"/>
          <w:b/>
          <w:bCs/>
          <w:sz w:val="40"/>
          <w:szCs w:val="40"/>
        </w:rPr>
        <w:t xml:space="preserve"> </w:t>
      </w:r>
      <w:r w:rsidRPr="00D57CC6">
        <w:rPr>
          <w:rFonts w:ascii="바탕체" w:eastAsia="바탕체" w:hAnsi="바탕체" w:cs="굴림체" w:hint="eastAsia"/>
          <w:b/>
          <w:bCs/>
          <w:sz w:val="40"/>
          <w:szCs w:val="40"/>
        </w:rPr>
        <w:t>반</w:t>
      </w:r>
      <w:r w:rsidRPr="00D57CC6">
        <w:rPr>
          <w:rFonts w:ascii="바탕체" w:eastAsia="바탕체" w:hAnsi="바탕체" w:cs="굴림체"/>
          <w:b/>
          <w:bCs/>
          <w:sz w:val="40"/>
          <w:szCs w:val="40"/>
        </w:rPr>
        <w:t xml:space="preserve"> </w:t>
      </w:r>
      <w:r w:rsidRPr="00D57CC6">
        <w:rPr>
          <w:rFonts w:ascii="바탕체" w:eastAsia="바탕체" w:hAnsi="바탕체" w:cs="굴림체" w:hint="eastAsia"/>
          <w:b/>
          <w:bCs/>
          <w:sz w:val="40"/>
          <w:szCs w:val="40"/>
        </w:rPr>
        <w:t>조</w:t>
      </w:r>
      <w:r w:rsidRPr="00D57CC6">
        <w:rPr>
          <w:rFonts w:ascii="바탕체" w:eastAsia="바탕체" w:hAnsi="바탕체" w:cs="굴림체"/>
          <w:b/>
          <w:bCs/>
          <w:sz w:val="40"/>
          <w:szCs w:val="40"/>
        </w:rPr>
        <w:t xml:space="preserve"> </w:t>
      </w:r>
      <w:r w:rsidRPr="00D57CC6">
        <w:rPr>
          <w:rFonts w:ascii="바탕체" w:eastAsia="바탕체" w:hAnsi="바탕체" w:cs="굴림체" w:hint="eastAsia"/>
          <w:b/>
          <w:bCs/>
          <w:sz w:val="40"/>
          <w:szCs w:val="40"/>
        </w:rPr>
        <w:t>건</w:t>
      </w:r>
    </w:p>
    <w:p w14:paraId="4596AFD8" w14:textId="77777777" w:rsidR="00604160" w:rsidRPr="00D57CC6" w:rsidRDefault="00604160" w:rsidP="00604160">
      <w:pPr>
        <w:pStyle w:val="s0"/>
        <w:spacing w:line="360" w:lineRule="auto"/>
        <w:ind w:left="566" w:right="571"/>
        <w:jc w:val="both"/>
        <w:rPr>
          <w:rFonts w:ascii="바탕체" w:eastAsia="바탕체" w:hAnsi="바탕체"/>
        </w:rPr>
      </w:pPr>
    </w:p>
    <w:p w14:paraId="40E4B9ED" w14:textId="77777777" w:rsidR="00604160" w:rsidRPr="00D57CC6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Pr="00D57CC6">
        <w:rPr>
          <w:rFonts w:ascii="바탕체" w:eastAsia="바탕체" w:hAnsi="바탕체" w:cs="굴림체"/>
        </w:rPr>
        <w:t xml:space="preserve"> 1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【계약의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목적】</w:t>
      </w:r>
      <w:r w:rsidRPr="00D57CC6">
        <w:rPr>
          <w:rFonts w:ascii="바탕체" w:eastAsia="바탕체" w:hAnsi="바탕체" w:cs="굴림체"/>
        </w:rPr>
        <w:t xml:space="preserve"> </w:t>
      </w:r>
    </w:p>
    <w:p w14:paraId="21BD8560" w14:textId="7F905332" w:rsidR="00604160" w:rsidRDefault="00B67B6C" w:rsidP="00B67B6C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 xml:space="preserve">① </w:t>
      </w:r>
      <w:r w:rsidR="00604160" w:rsidRPr="00D57CC6">
        <w:rPr>
          <w:rFonts w:ascii="바탕체" w:eastAsia="바탕체" w:hAnsi="바탕체" w:cs="굴림체" w:hint="eastAsia"/>
        </w:rPr>
        <w:t>본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300353">
        <w:rPr>
          <w:rFonts w:ascii="바탕체" w:eastAsia="바탕체" w:hAnsi="바탕체" w:cs="굴림체" w:hint="eastAsia"/>
        </w:rPr>
        <w:t>개발용역</w:t>
      </w:r>
      <w:r w:rsidR="00604160" w:rsidRPr="00D57CC6">
        <w:rPr>
          <w:rFonts w:ascii="바탕체" w:eastAsia="바탕체" w:hAnsi="바탕체" w:cs="굴림체" w:hint="eastAsia"/>
        </w:rPr>
        <w:t>계약</w:t>
      </w:r>
      <w:r w:rsidR="00604160" w:rsidRPr="00D57CC6">
        <w:rPr>
          <w:rFonts w:ascii="바탕체" w:eastAsia="바탕체" w:hAnsi="바탕체" w:cs="굴림체"/>
        </w:rPr>
        <w:t>(</w:t>
      </w:r>
      <w:r w:rsidR="00604160" w:rsidRPr="00D57CC6">
        <w:rPr>
          <w:rFonts w:ascii="바탕체" w:eastAsia="바탕체" w:hAnsi="바탕체" w:cs="굴림체" w:hint="eastAsia"/>
        </w:rPr>
        <w:t>이하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246ABE">
        <w:rPr>
          <w:rFonts w:ascii="바탕체" w:eastAsia="바탕체" w:hAnsi="바탕체" w:cs="굴림체"/>
        </w:rPr>
        <w:t>‘</w:t>
      </w:r>
      <w:r w:rsidR="00604160" w:rsidRPr="00D57CC6">
        <w:rPr>
          <w:rFonts w:ascii="바탕체" w:eastAsia="바탕체" w:hAnsi="바탕체" w:cs="굴림체" w:hint="eastAsia"/>
        </w:rPr>
        <w:t>본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계약</w:t>
      </w:r>
      <w:r w:rsidR="00246ABE">
        <w:rPr>
          <w:rFonts w:ascii="바탕체" w:eastAsia="바탕체" w:hAnsi="바탕체" w:cs="굴림체"/>
        </w:rPr>
        <w:t>’</w:t>
      </w:r>
      <w:r w:rsidR="00604160" w:rsidRPr="00D57CC6">
        <w:rPr>
          <w:rFonts w:ascii="바탕체" w:eastAsia="바탕체" w:hAnsi="바탕체" w:cs="굴림체" w:hint="eastAsia"/>
        </w:rPr>
        <w:t>이라고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한다</w:t>
      </w:r>
      <w:r w:rsidR="00604160" w:rsidRPr="00D57CC6">
        <w:rPr>
          <w:rFonts w:ascii="바탕체" w:eastAsia="바탕체" w:hAnsi="바탕체" w:cs="굴림체"/>
        </w:rPr>
        <w:t>)</w:t>
      </w:r>
      <w:r w:rsidR="00604160" w:rsidRPr="00D57CC6">
        <w:rPr>
          <w:rFonts w:ascii="바탕체" w:eastAsia="바탕체" w:hAnsi="바탕체" w:cs="굴림체" w:hint="eastAsia"/>
        </w:rPr>
        <w:t>은</w:t>
      </w:r>
      <w:r w:rsidR="00604160">
        <w:rPr>
          <w:rFonts w:ascii="바탕체" w:eastAsia="바탕체" w:hAnsi="바탕체" w:cs="굴림체" w:hint="eastAsia"/>
        </w:rPr>
        <w:t xml:space="preserve"> </w:t>
      </w:r>
      <w:r w:rsidR="00246ABE">
        <w:rPr>
          <w:rFonts w:ascii="바탕체" w:eastAsia="바탕체" w:hAnsi="바탕체" w:cs="굴림체"/>
        </w:rPr>
        <w:t>‘</w:t>
      </w:r>
      <w:r w:rsidR="00604160" w:rsidRPr="00D57CC6">
        <w:rPr>
          <w:rFonts w:ascii="바탕체" w:eastAsia="바탕체" w:hAnsi="바탕체" w:cs="굴림체"/>
        </w:rPr>
        <w:t>수급인</w:t>
      </w:r>
      <w:r w:rsidR="00246ABE">
        <w:rPr>
          <w:rFonts w:ascii="바탕체" w:eastAsia="바탕체" w:hAnsi="바탕체" w:cs="굴림체"/>
        </w:rPr>
        <w:t>’</w:t>
      </w:r>
      <w:r w:rsidR="00604160" w:rsidRPr="00D57CC6">
        <w:rPr>
          <w:rFonts w:ascii="바탕체" w:eastAsia="바탕체" w:hAnsi="바탕체" w:cs="굴림체" w:hint="eastAsia"/>
        </w:rPr>
        <w:t>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246ABE">
        <w:rPr>
          <w:rFonts w:ascii="바탕체" w:eastAsia="바탕체" w:hAnsi="바탕체" w:cs="굴림체"/>
        </w:rPr>
        <w:t>‘</w:t>
      </w:r>
      <w:r w:rsidR="00604160" w:rsidRPr="00D57CC6">
        <w:rPr>
          <w:rFonts w:ascii="바탕체" w:eastAsia="바탕체" w:hAnsi="바탕체" w:cs="굴림체"/>
        </w:rPr>
        <w:t>도급인</w:t>
      </w:r>
      <w:r w:rsidR="00246ABE">
        <w:rPr>
          <w:rFonts w:ascii="바탕체" w:eastAsia="바탕체" w:hAnsi="바탕체" w:cs="굴림체"/>
        </w:rPr>
        <w:t>’</w:t>
      </w:r>
      <w:r w:rsidR="00604160" w:rsidRPr="00D57CC6">
        <w:rPr>
          <w:rFonts w:ascii="바탕체" w:eastAsia="바탕체" w:hAnsi="바탕체" w:cs="굴림체" w:hint="eastAsia"/>
        </w:rPr>
        <w:t>을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위해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본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계약에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명시된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바와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같은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300353">
        <w:rPr>
          <w:rFonts w:ascii="바탕체" w:eastAsia="바탕체" w:hAnsi="바탕체" w:cs="굴림체" w:hint="eastAsia"/>
        </w:rPr>
        <w:t>개발 용역 서비스</w:t>
      </w:r>
      <w:r w:rsidR="00604160" w:rsidRPr="00D57CC6">
        <w:rPr>
          <w:rFonts w:ascii="바탕체" w:eastAsia="바탕체" w:hAnsi="바탕체" w:cs="굴림체" w:hint="eastAsia"/>
        </w:rPr>
        <w:t>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제공함에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있어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각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당사자들의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권리</w:t>
      </w:r>
      <w:r w:rsidR="00604160" w:rsidRPr="00D57CC6">
        <w:rPr>
          <w:rFonts w:ascii="바탕체" w:eastAsia="바탕체" w:hAnsi="바탕체" w:cs="굴림체"/>
        </w:rPr>
        <w:t xml:space="preserve">, </w:t>
      </w:r>
      <w:r>
        <w:rPr>
          <w:rFonts w:ascii="바탕체" w:eastAsia="바탕체" w:hAnsi="바탕체" w:cs="굴림체" w:hint="eastAsia"/>
        </w:rPr>
        <w:t>의무 등 제반 사항을</w:t>
      </w:r>
      <w:r w:rsidR="00604160" w:rsidRPr="00D57CC6"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 w:hint="eastAsia"/>
        </w:rPr>
        <w:t>정하는 것에 그 목적이 있다</w:t>
      </w:r>
      <w:r w:rsidR="00604160" w:rsidRPr="00D57CC6">
        <w:rPr>
          <w:rFonts w:ascii="바탕체" w:eastAsia="바탕체" w:hAnsi="바탕체" w:cs="굴림체"/>
        </w:rPr>
        <w:t>.</w:t>
      </w:r>
    </w:p>
    <w:p w14:paraId="7EB28A44" w14:textId="77777777" w:rsidR="00B67B6C" w:rsidRPr="00B67B6C" w:rsidRDefault="00B67B6C" w:rsidP="00B67B6C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 xml:space="preserve">② </w:t>
      </w: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계약서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일반조건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과업내역서</w:t>
      </w:r>
      <w:r w:rsidRPr="00D57CC6">
        <w:rPr>
          <w:rFonts w:ascii="바탕체" w:eastAsia="바탕체" w:hAnsi="바탕체" w:cs="굴림체"/>
        </w:rPr>
        <w:t xml:space="preserve">, </w:t>
      </w:r>
      <w:r w:rsidR="00F37A78">
        <w:rPr>
          <w:rFonts w:ascii="바탕체" w:eastAsia="바탕체" w:hAnsi="바탕체" w:cs="굴림체" w:hint="eastAsia"/>
        </w:rPr>
        <w:t>견적서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기타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계약서상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붙임</w:t>
      </w:r>
      <w:r w:rsidRPr="00D57CC6">
        <w:rPr>
          <w:rFonts w:ascii="바탕체" w:eastAsia="바탕체" w:hAnsi="바탕체" w:cs="바탕"/>
        </w:rPr>
        <w:t xml:space="preserve"> </w:t>
      </w:r>
      <w:r w:rsidRPr="00D57CC6">
        <w:rPr>
          <w:rFonts w:ascii="바탕체" w:eastAsia="바탕체" w:hAnsi="바탕체" w:cs="굴림체" w:hint="eastAsia"/>
        </w:rPr>
        <w:t>서류로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구성된다</w:t>
      </w:r>
      <w:r w:rsidRPr="00D57CC6">
        <w:rPr>
          <w:rFonts w:ascii="바탕체" w:eastAsia="바탕체" w:hAnsi="바탕체" w:cs="굴림체"/>
        </w:rPr>
        <w:t>.</w:t>
      </w:r>
    </w:p>
    <w:p w14:paraId="226F3D1A" w14:textId="77777777" w:rsidR="00604160" w:rsidRPr="00D57CC6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</w:p>
    <w:p w14:paraId="2087E597" w14:textId="77777777" w:rsidR="00604160" w:rsidRPr="00D57CC6" w:rsidRDefault="00604160" w:rsidP="00810818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Pr="00D57CC6">
        <w:rPr>
          <w:rFonts w:ascii="바탕체" w:eastAsia="바탕체" w:hAnsi="바탕체" w:cs="굴림체"/>
        </w:rPr>
        <w:t xml:space="preserve"> 2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【정의】</w:t>
      </w:r>
    </w:p>
    <w:p w14:paraId="187F8EDA" w14:textId="77777777" w:rsidR="00F37A78" w:rsidRPr="00F37A78" w:rsidRDefault="00604160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계약에서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사용하는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용어의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정의는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다음과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같다</w:t>
      </w:r>
      <w:r w:rsidRPr="00D57CC6">
        <w:rPr>
          <w:rFonts w:ascii="바탕체" w:eastAsia="바탕체" w:hAnsi="바탕체" w:cs="굴림체"/>
        </w:rPr>
        <w:t>.</w:t>
      </w:r>
    </w:p>
    <w:p w14:paraId="7097EF20" w14:textId="1161E857" w:rsidR="00F37A78" w:rsidRPr="00F37A78" w:rsidRDefault="00F37A78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1.“과업내역</w:t>
      </w:r>
      <w:r w:rsidRPr="00F37A78">
        <w:rPr>
          <w:rFonts w:ascii="바탕체" w:eastAsia="바탕체" w:hAnsi="바탕체" w:cs="굴림체" w:hint="eastAsia"/>
        </w:rPr>
        <w:t>서”란 과업지시서, 사업수행계획서, 요구사항정의서, 공급내역서 등</w:t>
      </w:r>
      <w:r w:rsidRPr="00F37A78">
        <w:rPr>
          <w:rFonts w:ascii="바탕체" w:eastAsia="바탕체" w:hAnsi="바탕체" w:cs="굴림체"/>
        </w:rPr>
        <w:t xml:space="preserve"> </w:t>
      </w:r>
      <w:r w:rsidRPr="00F37A78">
        <w:rPr>
          <w:rFonts w:ascii="바탕체" w:eastAsia="바탕체" w:hAnsi="바탕체" w:cs="굴림체" w:hint="eastAsia"/>
        </w:rPr>
        <w:t xml:space="preserve">명칭과는 상관없이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과</w:t>
      </w:r>
      <w:r w:rsidRPr="00F37A78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F37A78">
        <w:rPr>
          <w:rFonts w:ascii="바탕체" w:eastAsia="바탕체" w:hAnsi="바탕체" w:cs="굴림체" w:hint="eastAsia"/>
        </w:rPr>
        <w:t xml:space="preserve"> 최종적으로 합의한 이 계약사업의 범위를 구체적으로 기재한</w:t>
      </w:r>
      <w:r w:rsidRPr="00F37A78">
        <w:rPr>
          <w:rFonts w:ascii="바탕체" w:eastAsia="바탕체" w:hAnsi="바탕체" w:cs="굴림체"/>
        </w:rPr>
        <w:t xml:space="preserve"> </w:t>
      </w:r>
      <w:r w:rsidRPr="00F37A78">
        <w:rPr>
          <w:rFonts w:ascii="바탕체" w:eastAsia="바탕체" w:hAnsi="바탕체" w:cs="굴림체" w:hint="eastAsia"/>
        </w:rPr>
        <w:t>문서로, 계약당사자의 업무범위를 설정하고, 과업내용 변경의 기준서로서의 역할을 한다. 과업내</w:t>
      </w:r>
      <w:r w:rsidR="005E5B8C">
        <w:rPr>
          <w:rFonts w:ascii="바탕체" w:eastAsia="바탕체" w:hAnsi="바탕체" w:cs="굴림체" w:hint="eastAsia"/>
        </w:rPr>
        <w:t>역</w:t>
      </w:r>
      <w:r w:rsidRPr="00F37A78">
        <w:rPr>
          <w:rFonts w:ascii="바탕체" w:eastAsia="바탕체" w:hAnsi="바탕체" w:cs="굴림체" w:hint="eastAsia"/>
        </w:rPr>
        <w:t xml:space="preserve">서는 </w:t>
      </w:r>
      <w:r w:rsidR="00FB2450">
        <w:rPr>
          <w:rFonts w:ascii="바탕체" w:eastAsia="바탕체" w:hAnsi="바탕체" w:cs="굴림체" w:hint="eastAsia"/>
        </w:rPr>
        <w:t>본</w:t>
      </w:r>
      <w:r w:rsidRPr="00F37A78">
        <w:rPr>
          <w:rFonts w:ascii="바탕체" w:eastAsia="바탕체" w:hAnsi="바탕체" w:cs="굴림체" w:hint="eastAsia"/>
        </w:rPr>
        <w:t xml:space="preserve"> 계약 체결 시 양 당사자 간의 합의에 의하여 작성되고 </w:t>
      </w:r>
      <w:r w:rsidR="00FB2450">
        <w:rPr>
          <w:rFonts w:ascii="바탕체" w:eastAsia="바탕체" w:hAnsi="바탕체" w:cs="굴림체" w:hint="eastAsia"/>
        </w:rPr>
        <w:t>본</w:t>
      </w:r>
      <w:r w:rsidRPr="00F37A78">
        <w:rPr>
          <w:rFonts w:ascii="바탕체" w:eastAsia="바탕체" w:hAnsi="바탕체" w:cs="굴림체" w:hint="eastAsia"/>
        </w:rPr>
        <w:t xml:space="preserve"> 계약과 함께</w:t>
      </w:r>
      <w:r w:rsidRPr="00F37A78">
        <w:rPr>
          <w:rFonts w:ascii="바탕체" w:eastAsia="바탕체" w:hAnsi="바탕체" w:cs="굴림체"/>
        </w:rPr>
        <w:t xml:space="preserve"> </w:t>
      </w:r>
      <w:r w:rsidRPr="00F37A78">
        <w:rPr>
          <w:rFonts w:ascii="바탕체" w:eastAsia="바탕체" w:hAnsi="바탕체" w:cs="굴림체" w:hint="eastAsia"/>
        </w:rPr>
        <w:t>전체 계약의 일부가 된다.</w:t>
      </w:r>
    </w:p>
    <w:p w14:paraId="0FBD85BB" w14:textId="4E67A83A" w:rsidR="00F37A78" w:rsidRPr="00F37A78" w:rsidRDefault="00F37A78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F37A78">
        <w:rPr>
          <w:rFonts w:ascii="바탕체" w:eastAsia="바탕체" w:hAnsi="바탕체" w:cs="굴림체" w:hint="eastAsia"/>
        </w:rPr>
        <w:t xml:space="preserve">2. “계약목적물”이란 </w:t>
      </w:r>
      <w:r w:rsidR="006B176B">
        <w:rPr>
          <w:rFonts w:ascii="바탕체" w:eastAsia="바탕체" w:hAnsi="바탕체" w:cs="굴림체" w:hint="eastAsia"/>
        </w:rPr>
        <w:t>본</w:t>
      </w:r>
      <w:r w:rsidRPr="00F37A78">
        <w:rPr>
          <w:rFonts w:ascii="바탕체" w:eastAsia="바탕체" w:hAnsi="바탕체" w:cs="굴림체" w:hint="eastAsia"/>
        </w:rPr>
        <w:t xml:space="preserve"> 계약 및 </w:t>
      </w:r>
      <w:r>
        <w:rPr>
          <w:rFonts w:ascii="바탕체" w:eastAsia="바탕체" w:hAnsi="바탕체" w:cs="굴림체" w:hint="eastAsia"/>
        </w:rPr>
        <w:t>과업내역</w:t>
      </w:r>
      <w:r w:rsidRPr="00F37A78">
        <w:rPr>
          <w:rFonts w:ascii="바탕체" w:eastAsia="바탕체" w:hAnsi="바탕체" w:cs="굴림체" w:hint="eastAsia"/>
        </w:rPr>
        <w:t xml:space="preserve">서에 의해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 xml:space="preserve">이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으</w:t>
      </w:r>
      <w:r w:rsidRPr="00F37A78">
        <w:rPr>
          <w:rFonts w:ascii="바탕체" w:eastAsia="바탕체" w:hAnsi="바탕체" w:cs="굴림체" w:hint="eastAsia"/>
        </w:rPr>
        <w:t xml:space="preserve">로부터 인도받는 </w:t>
      </w:r>
      <w:r w:rsidR="006B176B">
        <w:rPr>
          <w:rFonts w:ascii="바탕체" w:eastAsia="바탕체" w:hAnsi="바탕체" w:cs="굴림체" w:hint="eastAsia"/>
        </w:rPr>
        <w:t>본</w:t>
      </w:r>
      <w:r w:rsidRPr="00F37A78">
        <w:rPr>
          <w:rFonts w:ascii="바탕체" w:eastAsia="바탕체" w:hAnsi="바탕체" w:cs="굴림체" w:hint="eastAsia"/>
        </w:rPr>
        <w:t xml:space="preserve"> 계약의 최종적인 목적물을 말한다.</w:t>
      </w:r>
    </w:p>
    <w:p w14:paraId="74C00802" w14:textId="79ADA065" w:rsidR="00F37A78" w:rsidRPr="00F37A78" w:rsidRDefault="00F37A78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F37A78">
        <w:rPr>
          <w:rFonts w:ascii="바탕체" w:eastAsia="바탕체" w:hAnsi="바탕체" w:cs="굴림체" w:hint="eastAsia"/>
        </w:rPr>
        <w:t xml:space="preserve">3. </w:t>
      </w:r>
      <w:r w:rsidR="00135633">
        <w:rPr>
          <w:rFonts w:ascii="바탕체" w:eastAsia="바탕체" w:hAnsi="바탕체" w:cs="굴림체" w:hint="eastAsia"/>
        </w:rPr>
        <w:t>“납기</w:t>
      </w:r>
      <w:r w:rsidRPr="00F37A78">
        <w:rPr>
          <w:rFonts w:ascii="바탕체" w:eastAsia="바탕체" w:hAnsi="바탕체" w:cs="굴림체" w:hint="eastAsia"/>
        </w:rPr>
        <w:t xml:space="preserve">”란 </w:t>
      </w:r>
      <w:r w:rsidR="006B176B">
        <w:rPr>
          <w:rFonts w:ascii="바탕체" w:eastAsia="바탕체" w:hAnsi="바탕체" w:cs="굴림체"/>
        </w:rPr>
        <w:t>‘</w:t>
      </w:r>
      <w:r w:rsidR="006B176B">
        <w:rPr>
          <w:rFonts w:ascii="바탕체" w:eastAsia="바탕체" w:hAnsi="바탕체" w:cs="굴림체" w:hint="eastAsia"/>
        </w:rPr>
        <w:t>수급인</w:t>
      </w:r>
      <w:r w:rsidR="006B176B">
        <w:rPr>
          <w:rFonts w:ascii="바탕체" w:eastAsia="바탕체" w:hAnsi="바탕체" w:cs="굴림체"/>
        </w:rPr>
        <w:t>’</w:t>
      </w:r>
      <w:r w:rsidR="006B176B">
        <w:rPr>
          <w:rFonts w:ascii="바탕체" w:eastAsia="바탕체" w:hAnsi="바탕체" w:cs="굴림체" w:hint="eastAsia"/>
        </w:rPr>
        <w:t>이</w:t>
      </w:r>
      <w:r w:rsidRPr="00F37A78">
        <w:rPr>
          <w:rFonts w:ascii="바탕체" w:eastAsia="바탕체" w:hAnsi="바탕체" w:cs="굴림체" w:hint="eastAsia"/>
        </w:rPr>
        <w:t xml:space="preserve"> 검사를 위해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F37A78">
        <w:rPr>
          <w:rFonts w:ascii="바탕체" w:eastAsia="바탕체" w:hAnsi="바탕체" w:cs="굴림체" w:hint="eastAsia"/>
        </w:rPr>
        <w:t xml:space="preserve"> 지정하는 장소에 계약목적물을 납품 또는 제공하여야 할 기일 또는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F37A78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 w:rsidRPr="00F37A78">
        <w:rPr>
          <w:rFonts w:ascii="바탕체" w:eastAsia="바탕체" w:hAnsi="바탕체" w:cs="굴림체" w:hint="eastAsia"/>
        </w:rPr>
        <w:t xml:space="preserve">에 대해 계약목적물에 대한 </w:t>
      </w:r>
      <w:r w:rsidR="00135633">
        <w:rPr>
          <w:rFonts w:ascii="바탕체" w:eastAsia="바탕체" w:hAnsi="바탕체" w:cs="굴림체" w:hint="eastAsia"/>
        </w:rPr>
        <w:t>검수</w:t>
      </w:r>
      <w:r w:rsidRPr="00F37A78">
        <w:rPr>
          <w:rFonts w:ascii="바탕체" w:eastAsia="바탕체" w:hAnsi="바탕체" w:cs="굴림체" w:hint="eastAsia"/>
        </w:rPr>
        <w:t>를 요청한 날을 말한다.</w:t>
      </w:r>
    </w:p>
    <w:p w14:paraId="060033F5" w14:textId="77777777" w:rsidR="00F37A78" w:rsidRPr="00F37A78" w:rsidRDefault="00133BD4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4.</w:t>
      </w:r>
      <w:r w:rsidR="00F37A78" w:rsidRPr="00F37A78">
        <w:rPr>
          <w:rFonts w:ascii="바탕체" w:eastAsia="바탕체" w:hAnsi="바탕체" w:cs="굴림체" w:hint="eastAsia"/>
        </w:rPr>
        <w:t xml:space="preserve">“수령”이란 계약목적물을 </w:t>
      </w:r>
      <w:r w:rsidR="00F37A78">
        <w:rPr>
          <w:rFonts w:ascii="바탕체" w:eastAsia="바탕체" w:hAnsi="바탕체" w:cs="굴림체"/>
        </w:rPr>
        <w:t>‘</w:t>
      </w:r>
      <w:r w:rsidR="00F37A78">
        <w:rPr>
          <w:rFonts w:ascii="바탕체" w:eastAsia="바탕체" w:hAnsi="바탕체" w:cs="굴림체" w:hint="eastAsia"/>
        </w:rPr>
        <w:t>도급인</w:t>
      </w:r>
      <w:r w:rsidR="00F37A78">
        <w:rPr>
          <w:rFonts w:ascii="바탕체" w:eastAsia="바탕체" w:hAnsi="바탕체" w:cs="굴림체"/>
        </w:rPr>
        <w:t>’</w:t>
      </w:r>
      <w:r w:rsidR="00F37A78" w:rsidRPr="00F37A78">
        <w:rPr>
          <w:rFonts w:ascii="바탕체" w:eastAsia="바탕체" w:hAnsi="바탕체" w:cs="굴림체" w:hint="eastAsia"/>
        </w:rPr>
        <w:t>의 사실상의 지배하에 두게 되는 것을 말한다.</w:t>
      </w:r>
    </w:p>
    <w:p w14:paraId="50D601F7" w14:textId="77777777" w:rsidR="00F37A78" w:rsidRPr="00F37A78" w:rsidRDefault="00133BD4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5.</w:t>
      </w:r>
      <w:r w:rsidR="00F37A78" w:rsidRPr="00F37A78">
        <w:rPr>
          <w:rFonts w:ascii="바탕체" w:eastAsia="바탕체" w:hAnsi="바탕체" w:cs="굴림체" w:hint="eastAsia"/>
        </w:rPr>
        <w:t>“검사비용”이란 계약목적물의 검사에 소요되는 비용을 의미하며, 검사에 필요한 소프트웨어, 검사장비 등의 구입 또는 이용에 소요되는 비용을 포함한다.</w:t>
      </w:r>
    </w:p>
    <w:p w14:paraId="3D1630E7" w14:textId="77777777" w:rsidR="00D627BB" w:rsidRDefault="00133BD4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6.</w:t>
      </w:r>
      <w:r w:rsidR="00F37A78" w:rsidRPr="00F37A78">
        <w:rPr>
          <w:rFonts w:ascii="바탕체" w:eastAsia="바탕체" w:hAnsi="바탕체" w:cs="굴림체" w:hint="eastAsia"/>
        </w:rPr>
        <w:t xml:space="preserve">“불가항력”이란 태풍·홍수 기타 악천후, 전쟁 또는 사변, 지진, 화재, 전염병, 폭동, 기타 계약당사자의 통제범위를 초월하는 사태의 발생 등의 사유로 인하여 계약당사자 </w:t>
      </w:r>
      <w:r w:rsidR="00F37A78" w:rsidRPr="00F37A78">
        <w:rPr>
          <w:rFonts w:ascii="바탕체" w:eastAsia="바탕체" w:hAnsi="바탕체" w:cs="굴림체" w:hint="eastAsia"/>
        </w:rPr>
        <w:lastRenderedPageBreak/>
        <w:t>누구의 책임에도</w:t>
      </w:r>
      <w:r w:rsidR="00F37A78" w:rsidRPr="00F37A78">
        <w:rPr>
          <w:rFonts w:ascii="바탕체" w:eastAsia="바탕체" w:hAnsi="바탕체" w:cs="굴림체"/>
        </w:rPr>
        <w:t xml:space="preserve"> </w:t>
      </w:r>
      <w:r w:rsidR="00F37A78" w:rsidRPr="00F37A78">
        <w:rPr>
          <w:rFonts w:ascii="바탕체" w:eastAsia="바탕체" w:hAnsi="바탕체" w:cs="굴림체" w:hint="eastAsia"/>
        </w:rPr>
        <w:t>속하지 아니하는 경우를 말한다.</w:t>
      </w:r>
    </w:p>
    <w:p w14:paraId="175EF566" w14:textId="77777777" w:rsidR="00F37A78" w:rsidRPr="00135633" w:rsidRDefault="00D627BB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7</w:t>
      </w:r>
      <w:r w:rsidR="00133BD4">
        <w:rPr>
          <w:rFonts w:ascii="바탕체" w:eastAsia="바탕체" w:hAnsi="바탕체" w:cs="굴림체" w:hint="eastAsia"/>
        </w:rPr>
        <w:t>.</w:t>
      </w:r>
      <w:r w:rsidR="00F37A78" w:rsidRPr="00F37A78">
        <w:rPr>
          <w:rFonts w:ascii="바탕체" w:eastAsia="바탕체" w:hAnsi="바탕체" w:cs="굴림체" w:hint="eastAsia"/>
        </w:rPr>
        <w:t xml:space="preserve">“커스터마이징(Customizing)”이란 </w:t>
      </w:r>
      <w:r w:rsidR="00F37A78">
        <w:rPr>
          <w:rFonts w:ascii="바탕체" w:eastAsia="바탕체" w:hAnsi="바탕체" w:cs="굴림체"/>
        </w:rPr>
        <w:t>‘</w:t>
      </w:r>
      <w:r w:rsidR="00F37A78">
        <w:rPr>
          <w:rFonts w:ascii="바탕체" w:eastAsia="바탕체" w:hAnsi="바탕체" w:cs="굴림체" w:hint="eastAsia"/>
        </w:rPr>
        <w:t>도급인</w:t>
      </w:r>
      <w:r w:rsidR="00F37A78">
        <w:rPr>
          <w:rFonts w:ascii="바탕체" w:eastAsia="바탕체" w:hAnsi="바탕체" w:cs="굴림체"/>
        </w:rPr>
        <w:t>’</w:t>
      </w:r>
      <w:r w:rsidR="00F37A78" w:rsidRPr="00F37A78">
        <w:rPr>
          <w:rFonts w:ascii="바탕체" w:eastAsia="바탕체" w:hAnsi="바탕체" w:cs="굴림체" w:hint="eastAsia"/>
        </w:rPr>
        <w:t xml:space="preserve">의 요구에 따라 상용소프트웨어를 </w:t>
      </w:r>
      <w:r w:rsidR="00F37A78">
        <w:rPr>
          <w:rFonts w:ascii="바탕체" w:eastAsia="바탕체" w:hAnsi="바탕체" w:cs="굴림체"/>
        </w:rPr>
        <w:t>‘</w:t>
      </w:r>
      <w:r w:rsidR="00F37A78">
        <w:rPr>
          <w:rFonts w:ascii="바탕체" w:eastAsia="바탕체" w:hAnsi="바탕체" w:cs="굴림체" w:hint="eastAsia"/>
        </w:rPr>
        <w:t>도급인</w:t>
      </w:r>
      <w:r w:rsidR="00F37A78">
        <w:rPr>
          <w:rFonts w:ascii="바탕체" w:eastAsia="바탕체" w:hAnsi="바탕체" w:cs="굴림체"/>
        </w:rPr>
        <w:t>’</w:t>
      </w:r>
      <w:r w:rsidR="00F37A78" w:rsidRPr="00F37A78">
        <w:rPr>
          <w:rFonts w:ascii="바탕체" w:eastAsia="바탕체" w:hAnsi="바탕체" w:cs="굴림체" w:hint="eastAsia"/>
        </w:rPr>
        <w:t>의 설치환경에 정착/연동시키기 위하여 재구성 또는 재설계하는 것을 의미한다.</w:t>
      </w:r>
    </w:p>
    <w:p w14:paraId="30F8F79D" w14:textId="14EF2F0A" w:rsidR="00604160" w:rsidRPr="00D57CC6" w:rsidRDefault="00135633" w:rsidP="00810818">
      <w:pPr>
        <w:pStyle w:val="s0"/>
        <w:spacing w:line="360" w:lineRule="auto"/>
        <w:jc w:val="both"/>
        <w:rPr>
          <w:rFonts w:ascii="바탕체" w:eastAsia="바탕체" w:hAnsi="바탕체"/>
        </w:rPr>
      </w:pPr>
      <w:r>
        <w:rPr>
          <w:rFonts w:ascii="바탕체" w:eastAsia="바탕체" w:hAnsi="바탕체" w:cs="굴림체"/>
        </w:rPr>
        <w:t>8</w:t>
      </w:r>
      <w:r w:rsidR="00604160" w:rsidRPr="00D57CC6">
        <w:rPr>
          <w:rFonts w:ascii="바탕체" w:eastAsia="바탕체" w:hAnsi="바탕체" w:cs="굴림체"/>
        </w:rPr>
        <w:t xml:space="preserve">. </w:t>
      </w:r>
      <w:r w:rsidR="00BE2561">
        <w:rPr>
          <w:rFonts w:ascii="바탕체" w:eastAsia="바탕체" w:hAnsi="바탕체" w:cs="굴림체"/>
        </w:rPr>
        <w:t>“</w:t>
      </w:r>
      <w:r w:rsidR="00604160" w:rsidRPr="00D57CC6">
        <w:rPr>
          <w:rFonts w:ascii="바탕체" w:eastAsia="바탕체" w:hAnsi="바탕체" w:cs="굴림체" w:hint="eastAsia"/>
        </w:rPr>
        <w:t>제</w:t>
      </w:r>
      <w:r w:rsidR="00604160" w:rsidRPr="00D57CC6">
        <w:rPr>
          <w:rFonts w:ascii="바탕체" w:eastAsia="바탕체" w:hAnsi="바탕체" w:cs="굴림체"/>
        </w:rPr>
        <w:t>3</w:t>
      </w:r>
      <w:r w:rsidR="00604160" w:rsidRPr="00D57CC6">
        <w:rPr>
          <w:rFonts w:ascii="바탕체" w:eastAsia="바탕체" w:hAnsi="바탕체" w:cs="굴림체" w:hint="eastAsia"/>
        </w:rPr>
        <w:t>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소프트웨어</w:t>
      </w:r>
      <w:r w:rsidR="00BE2561">
        <w:rPr>
          <w:rFonts w:ascii="바탕체" w:eastAsia="바탕체" w:hAnsi="바탕체" w:cs="굴림체"/>
        </w:rPr>
        <w:t>”</w:t>
      </w:r>
      <w:r w:rsidR="00BE2561">
        <w:rPr>
          <w:rFonts w:ascii="바탕체" w:eastAsia="바탕체" w:hAnsi="바탕체" w:cs="굴림체" w:hint="eastAsia"/>
        </w:rPr>
        <w:t>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제</w:t>
      </w:r>
      <w:r w:rsidR="00604160" w:rsidRPr="00D57CC6">
        <w:rPr>
          <w:rFonts w:ascii="바탕체" w:eastAsia="바탕체" w:hAnsi="바탕체" w:cs="굴림체"/>
        </w:rPr>
        <w:t>3</w:t>
      </w:r>
      <w:r w:rsidR="00604160" w:rsidRPr="00D57CC6">
        <w:rPr>
          <w:rFonts w:ascii="바탕체" w:eastAsia="바탕체" w:hAnsi="바탕체" w:cs="굴림체" w:hint="eastAsia"/>
        </w:rPr>
        <w:t>자가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원저작권을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갖는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소프트웨어를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말한다</w:t>
      </w:r>
      <w:r w:rsidR="00604160" w:rsidRPr="00D57CC6">
        <w:rPr>
          <w:rFonts w:ascii="바탕체" w:eastAsia="바탕체" w:hAnsi="바탕체" w:cs="굴림체"/>
        </w:rPr>
        <w:t>.</w:t>
      </w:r>
    </w:p>
    <w:p w14:paraId="5A40064B" w14:textId="36EC5F49" w:rsidR="00604160" w:rsidRPr="00D57CC6" w:rsidRDefault="00135633" w:rsidP="00810818">
      <w:pPr>
        <w:pStyle w:val="s0"/>
        <w:spacing w:line="360" w:lineRule="auto"/>
        <w:jc w:val="both"/>
        <w:rPr>
          <w:rFonts w:ascii="바탕체" w:eastAsia="바탕체" w:hAnsi="바탕체"/>
        </w:rPr>
      </w:pPr>
      <w:r>
        <w:rPr>
          <w:rFonts w:ascii="바탕체" w:eastAsia="바탕체" w:hAnsi="바탕체" w:cs="굴림체"/>
        </w:rPr>
        <w:t>9</w:t>
      </w:r>
      <w:r w:rsidR="00604160" w:rsidRPr="00D57CC6">
        <w:rPr>
          <w:rFonts w:ascii="바탕체" w:eastAsia="바탕체" w:hAnsi="바탕체" w:cs="굴림체"/>
        </w:rPr>
        <w:t xml:space="preserve">. </w:t>
      </w:r>
      <w:r w:rsidR="00BE2561">
        <w:rPr>
          <w:rFonts w:ascii="바탕체" w:eastAsia="바탕체" w:hAnsi="바탕체" w:cs="굴림체"/>
        </w:rPr>
        <w:t>“</w:t>
      </w:r>
      <w:r w:rsidR="00604160" w:rsidRPr="00D57CC6">
        <w:rPr>
          <w:rFonts w:ascii="바탕체" w:eastAsia="바탕체" w:hAnsi="바탕체" w:cs="굴림체" w:hint="eastAsia"/>
        </w:rPr>
        <w:t>계약성과물</w:t>
      </w:r>
      <w:r w:rsidR="00BE2561">
        <w:rPr>
          <w:rFonts w:ascii="바탕체" w:eastAsia="바탕체" w:hAnsi="바탕체" w:cs="굴림체"/>
        </w:rPr>
        <w:t>”</w:t>
      </w:r>
      <w:r w:rsidR="00BE2561">
        <w:rPr>
          <w:rFonts w:ascii="바탕체" w:eastAsia="바탕체" w:hAnsi="바탕체" w:cs="굴림체" w:hint="eastAsia"/>
        </w:rPr>
        <w:t>이란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본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계약에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근거해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새로이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개발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또는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산출되는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시스템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및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이를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이루는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개개의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소프트웨어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프로그램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컨텐츠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데이터베이스류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기타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이에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부수하는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조작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설명서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등의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유무형물을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모두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총칭한다</w:t>
      </w:r>
      <w:r w:rsidR="00604160" w:rsidRPr="00D57CC6">
        <w:rPr>
          <w:rFonts w:ascii="바탕체" w:eastAsia="바탕체" w:hAnsi="바탕체" w:cs="굴림체"/>
        </w:rPr>
        <w:t>.</w:t>
      </w:r>
    </w:p>
    <w:p w14:paraId="653E574A" w14:textId="25104664" w:rsidR="00604160" w:rsidRPr="00D57CC6" w:rsidRDefault="00135633" w:rsidP="00810818">
      <w:pPr>
        <w:pStyle w:val="s0"/>
        <w:spacing w:line="360" w:lineRule="auto"/>
        <w:jc w:val="both"/>
        <w:rPr>
          <w:rFonts w:ascii="바탕체" w:eastAsia="바탕체" w:hAnsi="바탕체"/>
        </w:rPr>
      </w:pPr>
      <w:r>
        <w:rPr>
          <w:rFonts w:ascii="바탕체" w:eastAsia="바탕체" w:hAnsi="바탕체" w:cs="굴림체"/>
        </w:rPr>
        <w:t>10</w:t>
      </w:r>
      <w:r w:rsidR="00604160" w:rsidRPr="00D57CC6">
        <w:rPr>
          <w:rFonts w:ascii="바탕체" w:eastAsia="바탕체" w:hAnsi="바탕체" w:cs="굴림체"/>
        </w:rPr>
        <w:t xml:space="preserve">. </w:t>
      </w:r>
      <w:r w:rsidR="00BE2561">
        <w:rPr>
          <w:rFonts w:ascii="바탕체" w:eastAsia="바탕체" w:hAnsi="바탕체" w:cs="굴림체"/>
        </w:rPr>
        <w:t>“</w:t>
      </w:r>
      <w:r w:rsidR="00604160" w:rsidRPr="00D57CC6">
        <w:rPr>
          <w:rFonts w:ascii="바탕체" w:eastAsia="바탕체" w:hAnsi="바탕체" w:cs="굴림체" w:hint="eastAsia"/>
        </w:rPr>
        <w:t>매뉴얼</w:t>
      </w:r>
      <w:r w:rsidR="00BE2561">
        <w:rPr>
          <w:rFonts w:ascii="바탕체" w:eastAsia="바탕체" w:hAnsi="바탕체" w:cs="굴림체"/>
        </w:rPr>
        <w:t>”</w:t>
      </w:r>
      <w:r w:rsidR="00BE2561">
        <w:rPr>
          <w:rFonts w:ascii="바탕체" w:eastAsia="바탕체" w:hAnsi="바탕체" w:cs="굴림체" w:hint="eastAsia"/>
        </w:rPr>
        <w:t>이란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인간의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언어나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기계언어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형식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또는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어떠한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매체로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되어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있는가와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상관없이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패키지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및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컴퓨터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시스템의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기능과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사용법을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설명하는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문서를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가리킨다</w:t>
      </w:r>
      <w:r w:rsidR="00604160" w:rsidRPr="00D57CC6">
        <w:rPr>
          <w:rFonts w:ascii="바탕체" w:eastAsia="바탕체" w:hAnsi="바탕체" w:cs="굴림체"/>
        </w:rPr>
        <w:t xml:space="preserve">. </w:t>
      </w:r>
      <w:r w:rsidR="00604160" w:rsidRPr="00D57CC6">
        <w:rPr>
          <w:rFonts w:ascii="바탕체" w:eastAsia="바탕체" w:hAnsi="바탕체" w:cs="굴림체" w:hint="eastAsia"/>
        </w:rPr>
        <w:t>단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특정한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데이터모델이나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교육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목적으로만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제공되는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자료는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매뉴얼에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해당되지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않는다</w:t>
      </w:r>
      <w:r w:rsidR="00604160" w:rsidRPr="00D57CC6">
        <w:rPr>
          <w:rFonts w:ascii="바탕체" w:eastAsia="바탕체" w:hAnsi="바탕체" w:cs="굴림체"/>
        </w:rPr>
        <w:t>.</w:t>
      </w:r>
    </w:p>
    <w:p w14:paraId="23A7AF3D" w14:textId="7C69401E" w:rsidR="00604160" w:rsidRPr="005776CA" w:rsidRDefault="00135633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/>
        </w:rPr>
        <w:t>11</w:t>
      </w:r>
      <w:r w:rsidR="00604160" w:rsidRPr="00D57CC6">
        <w:rPr>
          <w:rFonts w:ascii="바탕체" w:eastAsia="바탕체" w:hAnsi="바탕체" w:cs="굴림체"/>
        </w:rPr>
        <w:t xml:space="preserve">. </w:t>
      </w:r>
      <w:r w:rsidR="00BE2561">
        <w:rPr>
          <w:rFonts w:ascii="바탕체" w:eastAsia="바탕체" w:hAnsi="바탕체" w:cs="굴림체"/>
        </w:rPr>
        <w:t>“</w:t>
      </w:r>
      <w:r w:rsidR="00604160" w:rsidRPr="00D57CC6">
        <w:rPr>
          <w:rFonts w:ascii="바탕체" w:eastAsia="바탕체" w:hAnsi="바탕체" w:cs="굴림체" w:hint="eastAsia"/>
        </w:rPr>
        <w:t>지</w:t>
      </w:r>
      <w:r w:rsidR="00604160">
        <w:rPr>
          <w:rFonts w:ascii="바탕체" w:eastAsia="바탕체" w:hAnsi="바탕체" w:cs="굴림체" w:hint="eastAsia"/>
        </w:rPr>
        <w:t>식</w:t>
      </w:r>
      <w:r w:rsidR="00604160" w:rsidRPr="00D57CC6">
        <w:rPr>
          <w:rFonts w:ascii="바탕체" w:eastAsia="바탕체" w:hAnsi="바탕체" w:cs="굴림체" w:hint="eastAsia"/>
        </w:rPr>
        <w:t>재산권</w:t>
      </w:r>
      <w:r w:rsidR="00BE2561">
        <w:rPr>
          <w:rFonts w:ascii="바탕체" w:eastAsia="바탕체" w:hAnsi="바탕체" w:cs="굴림체"/>
        </w:rPr>
        <w:t>”</w:t>
      </w:r>
      <w:r w:rsidR="00BE2561">
        <w:rPr>
          <w:rFonts w:ascii="바탕체" w:eastAsia="바탕체" w:hAnsi="바탕체" w:cs="굴림체" w:hint="eastAsia"/>
        </w:rPr>
        <w:t>이란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인간의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지적활동에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의해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발생하는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창작물을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보호하는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권리로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특허권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실용신안권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의장권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상표권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저작권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컴퓨터프로그램저작권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영업비밀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등을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포함한다</w:t>
      </w:r>
      <w:r w:rsidR="00604160" w:rsidRPr="00D57CC6">
        <w:rPr>
          <w:rFonts w:ascii="바탕체" w:eastAsia="바탕체" w:hAnsi="바탕체" w:cs="굴림체"/>
        </w:rPr>
        <w:t>.</w:t>
      </w:r>
    </w:p>
    <w:p w14:paraId="72FA8C93" w14:textId="77777777" w:rsidR="00F37A78" w:rsidRDefault="00F37A78" w:rsidP="00604160">
      <w:pPr>
        <w:pStyle w:val="s0"/>
        <w:spacing w:line="360" w:lineRule="auto"/>
        <w:rPr>
          <w:rFonts w:ascii="바탕체" w:eastAsia="바탕체" w:hAnsi="바탕체" w:cs="굴림체"/>
        </w:rPr>
      </w:pPr>
    </w:p>
    <w:p w14:paraId="10EFE64E" w14:textId="6CCDBE46" w:rsidR="00570EA8" w:rsidRPr="00D57CC6" w:rsidRDefault="00604160" w:rsidP="00570EA8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Pr="00D57CC6">
        <w:rPr>
          <w:rFonts w:ascii="바탕체" w:eastAsia="바탕체" w:hAnsi="바탕체" w:cs="굴림체"/>
        </w:rPr>
        <w:t xml:space="preserve"> </w:t>
      </w:r>
      <w:r w:rsidR="0057756F">
        <w:rPr>
          <w:rFonts w:ascii="바탕체" w:eastAsia="바탕체" w:hAnsi="바탕체" w:cs="굴림체"/>
        </w:rPr>
        <w:t>3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="00464FB6">
        <w:rPr>
          <w:rFonts w:ascii="바탕체" w:eastAsia="바탕체" w:hAnsi="바탕체" w:cs="굴림체"/>
        </w:rPr>
        <w:t xml:space="preserve"> </w:t>
      </w:r>
      <w:r w:rsidR="00570EA8" w:rsidRPr="00D57CC6">
        <w:rPr>
          <w:rFonts w:ascii="바탕체" w:eastAsia="바탕체" w:hAnsi="바탕체" w:cs="굴림체" w:hint="eastAsia"/>
        </w:rPr>
        <w:t>【</w:t>
      </w:r>
      <w:r w:rsidR="00570EA8">
        <w:rPr>
          <w:rFonts w:ascii="바탕체" w:eastAsia="바탕체" w:hAnsi="바탕체" w:cs="굴림체" w:hint="eastAsia"/>
        </w:rPr>
        <w:t>과업내역의 확정</w:t>
      </w:r>
      <w:r w:rsidR="00570EA8" w:rsidRPr="00D57CC6">
        <w:rPr>
          <w:rFonts w:ascii="바탕체" w:eastAsia="바탕체" w:hAnsi="바탕체" w:cs="굴림체" w:hint="eastAsia"/>
        </w:rPr>
        <w:t>】</w:t>
      </w:r>
    </w:p>
    <w:p w14:paraId="5E62FE66" w14:textId="7B296120" w:rsidR="00C35020" w:rsidRDefault="00570EA8" w:rsidP="00570EA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570EA8">
        <w:rPr>
          <w:rFonts w:ascii="바탕체" w:eastAsia="바탕체" w:hAnsi="바탕체" w:cs="굴림체" w:hint="eastAsia"/>
        </w:rPr>
        <w:t>①</w:t>
      </w:r>
      <w:r w:rsidR="00F91435">
        <w:rPr>
          <w:rFonts w:ascii="바탕체" w:eastAsia="바탕체" w:hAnsi="바탕체" w:cs="굴림체" w:hint="eastAsia"/>
        </w:rPr>
        <w:t xml:space="preserve"> </w:t>
      </w:r>
      <w:r w:rsidR="00C35020">
        <w:rPr>
          <w:rFonts w:ascii="바탕체" w:eastAsia="바탕체" w:hAnsi="바탕체" w:cs="굴림체"/>
        </w:rPr>
        <w:t>‘</w:t>
      </w:r>
      <w:r w:rsidR="00C35020">
        <w:rPr>
          <w:rFonts w:ascii="바탕체" w:eastAsia="바탕체" w:hAnsi="바탕체" w:cs="굴림체" w:hint="eastAsia"/>
        </w:rPr>
        <w:t>도급인</w:t>
      </w:r>
      <w:r w:rsidR="00C35020">
        <w:rPr>
          <w:rFonts w:ascii="바탕체" w:eastAsia="바탕체" w:hAnsi="바탕체" w:cs="굴림체"/>
        </w:rPr>
        <w:t>’</w:t>
      </w:r>
      <w:r w:rsidR="00C35020">
        <w:rPr>
          <w:rFonts w:ascii="바탕체" w:eastAsia="바탕체" w:hAnsi="바탕체" w:cs="굴림체" w:hint="eastAsia"/>
        </w:rPr>
        <w:t>은</w:t>
      </w:r>
      <w:r w:rsidR="00C35020" w:rsidRPr="00C35020">
        <w:rPr>
          <w:rFonts w:ascii="바탕체" w:eastAsia="바탕체" w:hAnsi="바탕체" w:cs="굴림체" w:hint="eastAsia"/>
        </w:rPr>
        <w:t xml:space="preserve"> 최초 계약 체결</w:t>
      </w:r>
      <w:r w:rsidR="00225FEB">
        <w:rPr>
          <w:rFonts w:ascii="바탕체" w:eastAsia="바탕체" w:hAnsi="바탕체" w:cs="굴림체" w:hint="eastAsia"/>
        </w:rPr>
        <w:t xml:space="preserve"> </w:t>
      </w:r>
      <w:r w:rsidR="00C35020" w:rsidRPr="00C35020">
        <w:rPr>
          <w:rFonts w:ascii="바탕체" w:eastAsia="바탕체" w:hAnsi="바탕체" w:cs="굴림체" w:hint="eastAsia"/>
        </w:rPr>
        <w:t xml:space="preserve">시 </w:t>
      </w:r>
      <w:r w:rsidR="00C35020">
        <w:rPr>
          <w:rFonts w:ascii="바탕체" w:eastAsia="바탕체" w:hAnsi="바탕체" w:cs="굴림체" w:hint="eastAsia"/>
        </w:rPr>
        <w:t>과업내역</w:t>
      </w:r>
      <w:r w:rsidR="00C35020" w:rsidRPr="00C35020">
        <w:rPr>
          <w:rFonts w:ascii="바탕체" w:eastAsia="바탕체" w:hAnsi="바탕체" w:cs="굴림체" w:hint="eastAsia"/>
        </w:rPr>
        <w:t xml:space="preserve">서에 과업범위를 명확히 </w:t>
      </w:r>
      <w:r w:rsidR="00C35020">
        <w:rPr>
          <w:rFonts w:ascii="바탕체" w:eastAsia="바탕체" w:hAnsi="바탕체" w:cs="굴림체" w:hint="eastAsia"/>
        </w:rPr>
        <w:t>확정하여야 하고,</w:t>
      </w:r>
      <w:r w:rsidR="00C35020">
        <w:rPr>
          <w:rFonts w:ascii="바탕체" w:eastAsia="바탕체" w:hAnsi="바탕체" w:cs="굴림체"/>
        </w:rPr>
        <w:t xml:space="preserve"> ‘</w:t>
      </w:r>
      <w:r w:rsidR="00C35020">
        <w:rPr>
          <w:rFonts w:ascii="바탕체" w:eastAsia="바탕체" w:hAnsi="바탕체" w:cs="굴림체" w:hint="eastAsia"/>
        </w:rPr>
        <w:t>수급인</w:t>
      </w:r>
      <w:r w:rsidR="00C35020">
        <w:rPr>
          <w:rFonts w:ascii="바탕체" w:eastAsia="바탕체" w:hAnsi="바탕체" w:cs="굴림체"/>
        </w:rPr>
        <w:t>’</w:t>
      </w:r>
      <w:r w:rsidR="00C35020">
        <w:rPr>
          <w:rFonts w:ascii="바탕체" w:eastAsia="바탕체" w:hAnsi="바탕체" w:cs="굴림체" w:hint="eastAsia"/>
        </w:rPr>
        <w:t>은 해당 시점 과업내역에 따라 계약을 이행할 권리를 가진다.</w:t>
      </w:r>
      <w:r w:rsidR="00C35020" w:rsidRPr="00C35020">
        <w:rPr>
          <w:rFonts w:ascii="바탕체" w:eastAsia="바탕체" w:hAnsi="바탕체" w:cs="굴림체"/>
        </w:rPr>
        <w:t xml:space="preserve"> </w:t>
      </w:r>
    </w:p>
    <w:p w14:paraId="16C67483" w14:textId="77777777" w:rsidR="00570EA8" w:rsidRPr="00C35020" w:rsidRDefault="00C35020" w:rsidP="00570EA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②</w:t>
      </w:r>
      <w:r>
        <w:rPr>
          <w:rFonts w:ascii="바탕체" w:eastAsia="바탕체" w:hAnsi="바탕체" w:cs="굴림체"/>
        </w:rPr>
        <w:t xml:space="preserve"> </w:t>
      </w:r>
      <w:r w:rsidRPr="00C35020">
        <w:rPr>
          <w:rFonts w:ascii="바탕체" w:eastAsia="바탕체" w:hAnsi="바탕체" w:cs="굴림체" w:hint="eastAsia"/>
        </w:rPr>
        <w:t>단</w:t>
      </w:r>
      <w:r w:rsidR="00985D63">
        <w:rPr>
          <w:rFonts w:ascii="바탕체" w:eastAsia="바탕체" w:hAnsi="바탕체" w:cs="굴림체"/>
        </w:rPr>
        <w:t xml:space="preserve">, </w:t>
      </w:r>
      <w:r>
        <w:rPr>
          <w:rFonts w:ascii="바탕체" w:eastAsia="바탕체" w:hAnsi="바탕체" w:cs="굴림체" w:hint="eastAsia"/>
        </w:rPr>
        <w:t>계약체결시점에 과업범위를 확정할 수 없는</w:t>
      </w:r>
      <w:r w:rsidRPr="00C35020">
        <w:rPr>
          <w:rFonts w:ascii="바탕체" w:eastAsia="바탕체" w:hAnsi="바탕체" w:cs="굴림체" w:hint="eastAsia"/>
        </w:rPr>
        <w:t xml:space="preserve"> 합리적 </w:t>
      </w:r>
      <w:r w:rsidR="007456A0">
        <w:rPr>
          <w:rFonts w:ascii="바탕체" w:eastAsia="바탕체" w:hAnsi="바탕체" w:cs="굴림체" w:hint="eastAsia"/>
        </w:rPr>
        <w:t>사유가 있거나</w:t>
      </w:r>
      <w:r w:rsidR="005D6186">
        <w:rPr>
          <w:rFonts w:ascii="바탕체" w:eastAsia="바탕체" w:hAnsi="바탕체" w:cs="굴림체" w:hint="eastAsia"/>
        </w:rPr>
        <w:t>,</w:t>
      </w:r>
      <w:r w:rsidR="007456A0">
        <w:rPr>
          <w:rFonts w:ascii="바탕체" w:eastAsia="바탕체" w:hAnsi="바탕체" w:cs="굴림체" w:hint="eastAsia"/>
        </w:rPr>
        <w:t xml:space="preserve"> 별도의 분석설계 절차를 거쳐 과업내용을 확정할 필요가 있는 경우</w:t>
      </w:r>
      <w:r w:rsidR="005D6186">
        <w:rPr>
          <w:rFonts w:ascii="바탕체" w:eastAsia="바탕체" w:hAnsi="바탕체" w:cs="굴림체" w:hint="eastAsia"/>
        </w:rPr>
        <w:t>에는</w:t>
      </w:r>
      <w:r w:rsidRPr="00C35020">
        <w:rPr>
          <w:rFonts w:ascii="바탕체" w:eastAsia="바탕체" w:hAnsi="바탕체" w:cs="굴림체"/>
        </w:rPr>
        <w:t xml:space="preserve"> </w:t>
      </w:r>
      <w:r w:rsidRPr="00C35020">
        <w:rPr>
          <w:rFonts w:ascii="바탕체" w:eastAsia="바탕체" w:hAnsi="바탕체" w:cs="굴림체" w:hint="eastAsia"/>
        </w:rPr>
        <w:t xml:space="preserve">과업범위의 일부를 특정하지 아니한 </w:t>
      </w:r>
      <w:r>
        <w:rPr>
          <w:rFonts w:ascii="바탕체" w:eastAsia="바탕체" w:hAnsi="바탕체" w:cs="굴림체" w:hint="eastAsia"/>
        </w:rPr>
        <w:t>과업내역</w:t>
      </w:r>
      <w:r w:rsidRPr="00C35020">
        <w:rPr>
          <w:rFonts w:ascii="바탕체" w:eastAsia="바탕체" w:hAnsi="바탕체" w:cs="굴림체" w:hint="eastAsia"/>
        </w:rPr>
        <w:t>서를 발급할 수 있으며</w:t>
      </w:r>
      <w:r w:rsidRPr="00C35020">
        <w:rPr>
          <w:rFonts w:ascii="바탕체" w:eastAsia="바탕체" w:hAnsi="바탕체" w:cs="굴림체"/>
        </w:rPr>
        <w:t xml:space="preserve">, </w:t>
      </w:r>
      <w:r w:rsidRPr="00C35020">
        <w:rPr>
          <w:rFonts w:ascii="바탕체" w:eastAsia="바탕체" w:hAnsi="바탕체" w:cs="굴림체" w:hint="eastAsia"/>
        </w:rPr>
        <w:t xml:space="preserve">이 경우 동 사항이 특정되지 아니한 이유 및 동 사항을 특정하게 될 예정기일을 </w:t>
      </w:r>
      <w:r>
        <w:rPr>
          <w:rFonts w:ascii="바탕체" w:eastAsia="바탕체" w:hAnsi="바탕체" w:cs="굴림체" w:hint="eastAsia"/>
        </w:rPr>
        <w:t>과업내역</w:t>
      </w:r>
      <w:r w:rsidRPr="00C35020">
        <w:rPr>
          <w:rFonts w:ascii="바탕체" w:eastAsia="바탕체" w:hAnsi="바탕체" w:cs="굴림체" w:hint="eastAsia"/>
        </w:rPr>
        <w:t>서에 기재한다</w:t>
      </w:r>
      <w:r w:rsidRPr="00C35020">
        <w:rPr>
          <w:rFonts w:ascii="바탕체" w:eastAsia="바탕체" w:hAnsi="바탕체" w:cs="굴림체"/>
        </w:rPr>
        <w:t xml:space="preserve">. </w:t>
      </w:r>
    </w:p>
    <w:p w14:paraId="567076D1" w14:textId="77777777" w:rsidR="00570EA8" w:rsidRDefault="00570EA8" w:rsidP="00570EA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570EA8">
        <w:rPr>
          <w:rFonts w:ascii="바탕체" w:eastAsia="바탕체" w:hAnsi="바탕체" w:cs="굴림체" w:hint="eastAsia"/>
        </w:rPr>
        <w:t xml:space="preserve">③ 제2항의 예정기일은 전체 계약기간의 30% </w:t>
      </w:r>
      <w:r w:rsidR="005D6186">
        <w:rPr>
          <w:rFonts w:ascii="바탕체" w:eastAsia="바탕체" w:hAnsi="바탕체" w:cs="굴림체" w:hint="eastAsia"/>
        </w:rPr>
        <w:t>이내로 정하여야 하며,</w:t>
      </w:r>
      <w:r w:rsidR="005D6186">
        <w:rPr>
          <w:rFonts w:ascii="바탕체" w:eastAsia="바탕체" w:hAnsi="바탕체" w:cs="굴림체"/>
        </w:rPr>
        <w:t xml:space="preserve"> </w:t>
      </w:r>
      <w:r w:rsidR="005D6186">
        <w:rPr>
          <w:rFonts w:ascii="바탕체" w:eastAsia="바탕체" w:hAnsi="바탕체" w:cs="굴림체" w:hint="eastAsia"/>
        </w:rPr>
        <w:t xml:space="preserve">분석설계단계 종료일로부터 </w:t>
      </w:r>
      <w:r w:rsidR="005D6186">
        <w:rPr>
          <w:rFonts w:ascii="바탕체" w:eastAsia="바탕체" w:hAnsi="바탕체" w:cs="굴림체"/>
        </w:rPr>
        <w:t>10</w:t>
      </w:r>
      <w:r w:rsidR="005D6186">
        <w:rPr>
          <w:rFonts w:ascii="바탕체" w:eastAsia="바탕체" w:hAnsi="바탕체" w:cs="굴림체" w:hint="eastAsia"/>
        </w:rPr>
        <w:t>일을 초과하지 못한다.</w:t>
      </w:r>
      <w:r w:rsidR="005D6186">
        <w:rPr>
          <w:rFonts w:ascii="바탕체" w:eastAsia="바탕체" w:hAnsi="바탕체" w:cs="굴림체"/>
        </w:rPr>
        <w:t xml:space="preserve"> </w:t>
      </w:r>
    </w:p>
    <w:p w14:paraId="338B16BA" w14:textId="77777777" w:rsidR="00810818" w:rsidRPr="00810818" w:rsidRDefault="003F7CC9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④</w:t>
      </w:r>
      <w:r w:rsidR="00810818">
        <w:rPr>
          <w:rFonts w:ascii="바탕체" w:eastAsia="바탕체" w:hAnsi="바탕체" w:cs="굴림체" w:hint="eastAsia"/>
        </w:rPr>
        <w:t xml:space="preserve"> </w:t>
      </w:r>
      <w:r w:rsidR="00810818">
        <w:rPr>
          <w:rFonts w:ascii="바탕체" w:eastAsia="바탕체" w:hAnsi="바탕체" w:cs="굴림체"/>
        </w:rPr>
        <w:t>‘</w:t>
      </w:r>
      <w:r w:rsidR="00810818">
        <w:rPr>
          <w:rFonts w:ascii="바탕체" w:eastAsia="바탕체" w:hAnsi="바탕체" w:cs="굴림체" w:hint="eastAsia"/>
        </w:rPr>
        <w:t>도급인</w:t>
      </w:r>
      <w:r w:rsidR="00810818">
        <w:rPr>
          <w:rFonts w:ascii="바탕체" w:eastAsia="바탕체" w:hAnsi="바탕체" w:cs="굴림체"/>
        </w:rPr>
        <w:t>’</w:t>
      </w:r>
      <w:r w:rsidR="00810818">
        <w:rPr>
          <w:rFonts w:ascii="바탕체" w:eastAsia="바탕체" w:hAnsi="바탕체" w:cs="굴림체" w:hint="eastAsia"/>
        </w:rPr>
        <w:t xml:space="preserve">과 </w:t>
      </w:r>
      <w:r w:rsidR="00810818">
        <w:rPr>
          <w:rFonts w:ascii="바탕체" w:eastAsia="바탕체" w:hAnsi="바탕체" w:cs="굴림체"/>
        </w:rPr>
        <w:t>‘</w:t>
      </w:r>
      <w:r w:rsidR="00810818">
        <w:rPr>
          <w:rFonts w:ascii="바탕체" w:eastAsia="바탕체" w:hAnsi="바탕체" w:cs="굴림체" w:hint="eastAsia"/>
        </w:rPr>
        <w:t>수급인</w:t>
      </w:r>
      <w:r w:rsidR="00810818">
        <w:rPr>
          <w:rFonts w:ascii="바탕체" w:eastAsia="바탕체" w:hAnsi="바탕체" w:cs="굴림체"/>
        </w:rPr>
        <w:t>’</w:t>
      </w:r>
      <w:r w:rsidR="00810818">
        <w:rPr>
          <w:rFonts w:ascii="바탕체" w:eastAsia="바탕체" w:hAnsi="바탕체" w:cs="굴림체" w:hint="eastAsia"/>
        </w:rPr>
        <w:t>은</w:t>
      </w:r>
      <w:r w:rsidR="00810818" w:rsidRPr="00810818">
        <w:rPr>
          <w:rFonts w:ascii="바탕체" w:eastAsia="바탕체" w:hAnsi="바탕체" w:cs="굴림체" w:hint="eastAsia"/>
        </w:rPr>
        <w:t xml:space="preserve"> 확정된 과업내용 또는 설계나 구현이 진행 중이거나 완료된 과업내용을</w:t>
      </w:r>
      <w:r w:rsidR="00810818" w:rsidRPr="00810818">
        <w:rPr>
          <w:rFonts w:ascii="바탕체" w:eastAsia="바탕체" w:hAnsi="바탕체" w:cs="굴림체"/>
        </w:rPr>
        <w:t xml:space="preserve"> </w:t>
      </w:r>
      <w:r w:rsidR="00810818" w:rsidRPr="00810818">
        <w:rPr>
          <w:rFonts w:ascii="바탕체" w:eastAsia="바탕체" w:hAnsi="바탕체" w:cs="굴림체" w:hint="eastAsia"/>
        </w:rPr>
        <w:t>양 당사자 간의 합의에 따라 서면으로 변경(과업의 추가 또는 감소를 포함한다)할 수 있다.</w:t>
      </w:r>
    </w:p>
    <w:p w14:paraId="79F3BF80" w14:textId="77777777" w:rsidR="00810818" w:rsidRPr="00810818" w:rsidRDefault="00810818" w:rsidP="00570EA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⑤</w:t>
      </w:r>
      <w:r w:rsidR="00225FEB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3F7CC9">
        <w:rPr>
          <w:rFonts w:ascii="바탕체" w:eastAsia="바탕체" w:hAnsi="바탕체" w:cs="굴림체" w:hint="eastAsia"/>
        </w:rPr>
        <w:t xml:space="preserve"> 구두로 추가적인 작업지시를 하는 경우</w:t>
      </w:r>
      <w:r>
        <w:rPr>
          <w:rFonts w:ascii="바탕체" w:eastAsia="바탕체" w:hAnsi="바탕체" w:cs="굴림체" w:hint="eastAsia"/>
        </w:rPr>
        <w:t>,</w:t>
      </w:r>
      <w:r w:rsidRPr="003F7CC9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Pr="003F7CC9">
        <w:rPr>
          <w:rFonts w:ascii="바탕체" w:eastAsia="바탕체" w:hAnsi="바탕체" w:cs="굴림체" w:hint="eastAsia"/>
        </w:rPr>
        <w:t xml:space="preserve"> 작업지시를 받은 </w:t>
      </w:r>
      <w:r w:rsidRPr="003F7CC9">
        <w:rPr>
          <w:rFonts w:ascii="바탕체" w:eastAsia="바탕체" w:hAnsi="바탕체" w:cs="굴림체" w:hint="eastAsia"/>
        </w:rPr>
        <w:lastRenderedPageBreak/>
        <w:t>일시와 추가로</w:t>
      </w:r>
      <w:r w:rsidRPr="003F7CC9">
        <w:rPr>
          <w:rFonts w:ascii="바탕체" w:eastAsia="바탕체" w:hAnsi="바탕체" w:cs="굴림체"/>
        </w:rPr>
        <w:t xml:space="preserve"> </w:t>
      </w:r>
      <w:r w:rsidRPr="003F7CC9">
        <w:rPr>
          <w:rFonts w:ascii="바탕체" w:eastAsia="바탕체" w:hAnsi="바탕체" w:cs="굴림체" w:hint="eastAsia"/>
        </w:rPr>
        <w:t xml:space="preserve">위탁받은 내용 등을 기재한 서면을 즉시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 w:rsidRPr="003F7CC9">
        <w:rPr>
          <w:rFonts w:ascii="바탕체" w:eastAsia="바탕체" w:hAnsi="바탕체" w:cs="굴림체" w:hint="eastAsia"/>
        </w:rPr>
        <w:t>에게 통지하고</w:t>
      </w:r>
      <w:r w:rsidR="00D019B5">
        <w:rPr>
          <w:rFonts w:ascii="바탕체" w:eastAsia="바탕체" w:hAnsi="바탕체" w:cs="굴림체" w:hint="eastAsia"/>
        </w:rPr>
        <w:t>,</w:t>
      </w:r>
      <w:r w:rsidR="00225FEB"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3F7CC9">
        <w:rPr>
          <w:rFonts w:ascii="바탕체" w:eastAsia="바탕체" w:hAnsi="바탕체" w:cs="굴림체" w:hint="eastAsia"/>
        </w:rPr>
        <w:t xml:space="preserve"> 7일 이내에 승인</w:t>
      </w:r>
      <w:r w:rsidRPr="003F7CC9">
        <w:rPr>
          <w:rFonts w:ascii="바탕체" w:eastAsia="바탕체" w:hAnsi="바탕체" w:cs="굴림체"/>
        </w:rPr>
        <w:t xml:space="preserve"> </w:t>
      </w:r>
      <w:r w:rsidRPr="003F7CC9">
        <w:rPr>
          <w:rFonts w:ascii="바탕체" w:eastAsia="바탕체" w:hAnsi="바탕체" w:cs="굴림체" w:hint="eastAsia"/>
        </w:rPr>
        <w:t>여부를 서면으로 회신하지 않는 경우</w:t>
      </w:r>
      <w:r w:rsidR="00225FEB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3F7CC9">
        <w:rPr>
          <w:rFonts w:ascii="바탕체" w:eastAsia="바탕체" w:hAnsi="바탕체" w:cs="굴림체" w:hint="eastAsia"/>
        </w:rPr>
        <w:t xml:space="preserve"> 서면으로 통지한 대로 과업내용이 변경 또는 추가된 것으로 추정한다.</w:t>
      </w:r>
    </w:p>
    <w:p w14:paraId="17067ADA" w14:textId="2C097B8B" w:rsidR="00570EA8" w:rsidRDefault="00810818" w:rsidP="00570EA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 xml:space="preserve">⑥ </w:t>
      </w:r>
      <w:r w:rsidR="005D6186">
        <w:rPr>
          <w:rFonts w:ascii="바탕체" w:eastAsia="바탕체" w:hAnsi="바탕체" w:cs="굴림체" w:hint="eastAsia"/>
        </w:rPr>
        <w:t xml:space="preserve">계약 이후 </w:t>
      </w:r>
      <w:r w:rsidR="00570EA8" w:rsidRPr="00570EA8">
        <w:rPr>
          <w:rFonts w:ascii="바탕체" w:eastAsia="바탕체" w:hAnsi="바탕체" w:cs="굴림체" w:hint="eastAsia"/>
        </w:rPr>
        <w:t xml:space="preserve">확정된 </w:t>
      </w:r>
      <w:r w:rsidR="005D6186">
        <w:rPr>
          <w:rFonts w:ascii="바탕체" w:eastAsia="바탕체" w:hAnsi="바탕체" w:cs="굴림체" w:hint="eastAsia"/>
        </w:rPr>
        <w:t>과업내역</w:t>
      </w:r>
      <w:r w:rsidR="00E85B4E">
        <w:rPr>
          <w:rFonts w:ascii="바탕체" w:eastAsia="바탕체" w:hAnsi="바탕체" w:cs="굴림체" w:hint="eastAsia"/>
        </w:rPr>
        <w:t>서에 따라</w:t>
      </w:r>
      <w:r w:rsidR="00570EA8" w:rsidRPr="00570EA8">
        <w:rPr>
          <w:rFonts w:ascii="바탕체" w:eastAsia="바탕체" w:hAnsi="바탕체" w:cs="굴림체" w:hint="eastAsia"/>
        </w:rPr>
        <w:t xml:space="preserve"> 계약금액과 계약기간을 </w:t>
      </w:r>
      <w:r w:rsidR="005D6186">
        <w:rPr>
          <w:rFonts w:ascii="바탕체" w:eastAsia="바탕체" w:hAnsi="바탕체" w:cs="굴림체" w:hint="eastAsia"/>
        </w:rPr>
        <w:t>조정할 필요가 있을 경우</w:t>
      </w:r>
      <w:r w:rsidR="005D6186">
        <w:rPr>
          <w:rFonts w:ascii="바탕체" w:eastAsia="바탕체" w:hAnsi="바탕체" w:cs="굴림체"/>
        </w:rPr>
        <w:t>‘</w:t>
      </w:r>
      <w:r w:rsidR="005D6186">
        <w:rPr>
          <w:rFonts w:ascii="바탕체" w:eastAsia="바탕체" w:hAnsi="바탕체" w:cs="굴림체" w:hint="eastAsia"/>
        </w:rPr>
        <w:t>수급인</w:t>
      </w:r>
      <w:r w:rsidR="005D6186">
        <w:rPr>
          <w:rFonts w:ascii="바탕체" w:eastAsia="바탕체" w:hAnsi="바탕체" w:cs="굴림체"/>
        </w:rPr>
        <w:t>’</w:t>
      </w:r>
      <w:r w:rsidR="005D6186">
        <w:rPr>
          <w:rFonts w:ascii="바탕체" w:eastAsia="바탕체" w:hAnsi="바탕체" w:cs="굴림체" w:hint="eastAsia"/>
        </w:rPr>
        <w:t xml:space="preserve">은 </w:t>
      </w:r>
      <w:r w:rsidR="005D6186">
        <w:rPr>
          <w:rFonts w:ascii="바탕체" w:eastAsia="바탕체" w:hAnsi="바탕체" w:cs="굴림체"/>
        </w:rPr>
        <w:t>‘</w:t>
      </w:r>
      <w:r w:rsidR="005D6186">
        <w:rPr>
          <w:rFonts w:ascii="바탕체" w:eastAsia="바탕체" w:hAnsi="바탕체" w:cs="굴림체" w:hint="eastAsia"/>
        </w:rPr>
        <w:t>도급인</w:t>
      </w:r>
      <w:r w:rsidR="005D6186">
        <w:rPr>
          <w:rFonts w:ascii="바탕체" w:eastAsia="바탕체" w:hAnsi="바탕체" w:cs="굴림체"/>
        </w:rPr>
        <w:t>’</w:t>
      </w:r>
      <w:r w:rsidR="005D6186">
        <w:rPr>
          <w:rFonts w:ascii="바탕체" w:eastAsia="바탕체" w:hAnsi="바탕체" w:cs="굴림체" w:hint="eastAsia"/>
        </w:rPr>
        <w:t>에게 이를 요청할 수 있고,</w:t>
      </w:r>
      <w:r w:rsidR="00E85B4E">
        <w:rPr>
          <w:rFonts w:ascii="바탕체" w:eastAsia="바탕체" w:hAnsi="바탕체" w:cs="굴림체"/>
        </w:rPr>
        <w:t xml:space="preserve"> </w:t>
      </w:r>
      <w:r w:rsidR="00E85B4E">
        <w:rPr>
          <w:rFonts w:ascii="바탕체" w:eastAsia="바탕체" w:hAnsi="바탕체" w:cs="굴림체" w:hint="eastAsia"/>
        </w:rPr>
        <w:t>쌍방은</w:t>
      </w:r>
      <w:r>
        <w:rPr>
          <w:rFonts w:ascii="바탕체" w:eastAsia="바탕체" w:hAnsi="바탕체" w:cs="굴림체" w:hint="eastAsia"/>
        </w:rPr>
        <w:t xml:space="preserve"> </w:t>
      </w:r>
      <w:r w:rsidRPr="00135633">
        <w:rPr>
          <w:rFonts w:ascii="바탕체" w:eastAsia="바탕체" w:hAnsi="바탕체" w:cs="굴림체" w:hint="eastAsia"/>
          <w:color w:val="000000" w:themeColor="text1"/>
        </w:rPr>
        <w:t>제</w:t>
      </w:r>
      <w:r w:rsidR="00225FEB">
        <w:rPr>
          <w:rFonts w:ascii="바탕체" w:eastAsia="바탕체" w:hAnsi="바탕체" w:cs="굴림체"/>
          <w:color w:val="000000" w:themeColor="text1"/>
        </w:rPr>
        <w:t>5</w:t>
      </w:r>
      <w:r w:rsidR="00E85B4E" w:rsidRPr="00135633">
        <w:rPr>
          <w:rFonts w:ascii="바탕체" w:eastAsia="바탕체" w:hAnsi="바탕체" w:cs="굴림체" w:hint="eastAsia"/>
          <w:color w:val="000000" w:themeColor="text1"/>
        </w:rPr>
        <w:t>조</w:t>
      </w:r>
      <w:r w:rsidR="00E85B4E">
        <w:rPr>
          <w:rFonts w:ascii="바탕체" w:eastAsia="바탕체" w:hAnsi="바탕체" w:cs="굴림체" w:hint="eastAsia"/>
        </w:rPr>
        <w:t xml:space="preserve">에 따라 </w:t>
      </w:r>
      <w:r w:rsidR="003F7CC9">
        <w:rPr>
          <w:rFonts w:ascii="바탕체" w:eastAsia="바탕체" w:hAnsi="바탕체" w:cs="굴림체" w:hint="eastAsia"/>
        </w:rPr>
        <w:t xml:space="preserve">서면으로 </w:t>
      </w:r>
      <w:r w:rsidR="00E85B4E">
        <w:rPr>
          <w:rFonts w:ascii="바탕체" w:eastAsia="바탕체" w:hAnsi="바탕체" w:cs="굴림체" w:hint="eastAsia"/>
        </w:rPr>
        <w:t>계약변경을 진행하여야 한다.</w:t>
      </w:r>
      <w:r w:rsidR="00E85B4E">
        <w:rPr>
          <w:rFonts w:ascii="바탕체" w:eastAsia="바탕체" w:hAnsi="바탕체" w:cs="굴림체"/>
        </w:rPr>
        <w:t xml:space="preserve"> </w:t>
      </w:r>
    </w:p>
    <w:p w14:paraId="6EA3BFA7" w14:textId="77777777" w:rsidR="00E85B4E" w:rsidRDefault="00E85B4E" w:rsidP="00570EA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</w:p>
    <w:p w14:paraId="1AFC6E4B" w14:textId="02D53D92" w:rsidR="00604160" w:rsidRDefault="00E85B4E" w:rsidP="00604160">
      <w:pPr>
        <w:pStyle w:val="s0"/>
        <w:spacing w:line="360" w:lineRule="auto"/>
        <w:rPr>
          <w:rFonts w:ascii="바탕체" w:eastAsia="바탕체" w:hAnsi="바탕체" w:cs="굴림체"/>
        </w:rPr>
      </w:pPr>
      <w:r w:rsidRPr="00E85B4E">
        <w:rPr>
          <w:rFonts w:ascii="바탕체" w:eastAsia="바탕체" w:hAnsi="바탕체" w:cs="굴림체"/>
        </w:rPr>
        <w:t>제</w:t>
      </w:r>
      <w:r w:rsidR="0057756F">
        <w:rPr>
          <w:rFonts w:ascii="바탕체" w:eastAsia="바탕체" w:hAnsi="바탕체" w:cs="굴림체" w:hint="eastAsia"/>
        </w:rPr>
        <w:t xml:space="preserve"> </w:t>
      </w:r>
      <w:r w:rsidR="0057756F">
        <w:rPr>
          <w:rFonts w:ascii="바탕체" w:eastAsia="바탕체" w:hAnsi="바탕체" w:cs="굴림체"/>
        </w:rPr>
        <w:t xml:space="preserve">4 </w:t>
      </w:r>
      <w:r w:rsidR="00604160" w:rsidRPr="00D57CC6">
        <w:rPr>
          <w:rFonts w:ascii="바탕체" w:eastAsia="바탕체" w:hAnsi="바탕체" w:cs="굴림체" w:hint="eastAsia"/>
        </w:rPr>
        <w:t>조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【대금지급】</w:t>
      </w:r>
    </w:p>
    <w:p w14:paraId="611FFA34" w14:textId="49A7B4BF" w:rsidR="00810818" w:rsidRPr="00810818" w:rsidRDefault="00810818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810818">
        <w:rPr>
          <w:rFonts w:ascii="바탕체" w:eastAsia="바탕체" w:hAnsi="바탕체" w:cs="굴림체" w:hint="eastAsia"/>
        </w:rPr>
        <w:t xml:space="preserve">① 대금의 지급은 </w:t>
      </w:r>
      <w:r w:rsidR="00781AEB">
        <w:rPr>
          <w:rFonts w:ascii="바탕체" w:eastAsia="바탕체" w:hAnsi="바탕체" w:cs="굴림체" w:hint="eastAsia"/>
        </w:rPr>
        <w:t xml:space="preserve">본 </w:t>
      </w:r>
      <w:r w:rsidRPr="00810818">
        <w:rPr>
          <w:rFonts w:ascii="바탕체" w:eastAsia="바탕체" w:hAnsi="바탕체" w:cs="굴림체" w:hint="eastAsia"/>
        </w:rPr>
        <w:t xml:space="preserve">계약에서 정한 </w:t>
      </w:r>
      <w:r w:rsidR="003E40FD">
        <w:rPr>
          <w:rFonts w:ascii="바탕체" w:eastAsia="바탕체" w:hAnsi="바탕체" w:cs="굴림체" w:hint="eastAsia"/>
        </w:rPr>
        <w:t xml:space="preserve">청구조건 및 </w:t>
      </w:r>
      <w:r w:rsidRPr="00810818">
        <w:rPr>
          <w:rFonts w:ascii="바탕체" w:eastAsia="바탕체" w:hAnsi="바탕체" w:cs="굴림체" w:hint="eastAsia"/>
        </w:rPr>
        <w:t>지급조건에 의한다.</w:t>
      </w:r>
      <w:r w:rsidRPr="00810818">
        <w:rPr>
          <w:rFonts w:ascii="바탕체" w:eastAsia="바탕체" w:hAnsi="바탕체" w:cs="굴림체"/>
        </w:rPr>
        <w:t xml:space="preserve"> </w:t>
      </w:r>
    </w:p>
    <w:p w14:paraId="22CE7742" w14:textId="14C07F50" w:rsidR="00810818" w:rsidRPr="00810818" w:rsidRDefault="00810818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810818">
        <w:rPr>
          <w:rFonts w:ascii="바탕체" w:eastAsia="바탕체" w:hAnsi="바탕체" w:cs="굴림체" w:hint="eastAsia"/>
        </w:rPr>
        <w:t>②</w:t>
      </w:r>
      <w:r w:rsidRPr="00810818">
        <w:rPr>
          <w:rFonts w:ascii="바탕체" w:eastAsia="바탕체" w:hAnsi="바탕체" w:cs="굴림체"/>
        </w:rPr>
        <w:t xml:space="preserve"> </w:t>
      </w:r>
      <w:r w:rsidR="0083594A">
        <w:rPr>
          <w:rFonts w:ascii="바탕체" w:eastAsia="바탕체" w:hAnsi="바탕체" w:cs="굴림체" w:hint="eastAsia"/>
        </w:rPr>
        <w:t xml:space="preserve">본 </w:t>
      </w:r>
      <w:r w:rsidRPr="00810818">
        <w:rPr>
          <w:rFonts w:ascii="바탕체" w:eastAsia="바탕체" w:hAnsi="바탕체" w:cs="굴림체" w:hint="eastAsia"/>
        </w:rPr>
        <w:t>계약에서 달리 정하지 않는 한,</w:t>
      </w:r>
      <w:r w:rsidRPr="00810818"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 xml:space="preserve">은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810818">
        <w:rPr>
          <w:rFonts w:ascii="바탕체" w:eastAsia="바탕체" w:hAnsi="바탕체" w:cs="굴림체" w:hint="eastAsia"/>
        </w:rPr>
        <w:t xml:space="preserve">의 청구일로부터 </w:t>
      </w:r>
      <w:r w:rsidRPr="00810818">
        <w:rPr>
          <w:rFonts w:ascii="바탕체" w:eastAsia="바탕체" w:hAnsi="바탕체" w:cs="굴림체"/>
        </w:rPr>
        <w:t>30</w:t>
      </w:r>
      <w:r w:rsidRPr="00810818">
        <w:rPr>
          <w:rFonts w:ascii="바탕체" w:eastAsia="바탕체" w:hAnsi="바탕체" w:cs="굴림체" w:hint="eastAsia"/>
        </w:rPr>
        <w:t xml:space="preserve">일 이내에 대금을 전액 현금으로 </w:t>
      </w:r>
      <w:r w:rsidR="007734B8">
        <w:rPr>
          <w:rFonts w:ascii="바탕체" w:eastAsia="바탕체" w:hAnsi="바탕체" w:cs="굴림체"/>
        </w:rPr>
        <w:t>‘</w:t>
      </w:r>
      <w:r w:rsidR="007734B8">
        <w:rPr>
          <w:rFonts w:ascii="바탕체" w:eastAsia="바탕체" w:hAnsi="바탕체" w:cs="굴림체" w:hint="eastAsia"/>
        </w:rPr>
        <w:t>수급인</w:t>
      </w:r>
      <w:r w:rsidR="007734B8">
        <w:rPr>
          <w:rFonts w:ascii="바탕체" w:eastAsia="바탕체" w:hAnsi="바탕체" w:cs="굴림체"/>
        </w:rPr>
        <w:t>’</w:t>
      </w:r>
      <w:r w:rsidRPr="00810818">
        <w:rPr>
          <w:rFonts w:ascii="바탕체" w:eastAsia="바탕체" w:hAnsi="바탕체" w:cs="굴림체" w:hint="eastAsia"/>
        </w:rPr>
        <w:t>에게 지급한다.</w:t>
      </w:r>
      <w:r w:rsidRPr="00810818">
        <w:rPr>
          <w:rFonts w:ascii="바탕체" w:eastAsia="바탕체" w:hAnsi="바탕체" w:cs="굴림체"/>
        </w:rPr>
        <w:t xml:space="preserve"> </w:t>
      </w:r>
      <w:r w:rsidRPr="00810818">
        <w:rPr>
          <w:rFonts w:ascii="바탕체" w:eastAsia="바탕체" w:hAnsi="바탕체" w:cs="굴림체" w:hint="eastAsia"/>
        </w:rPr>
        <w:t xml:space="preserve"> </w:t>
      </w:r>
    </w:p>
    <w:p w14:paraId="65C1D4B3" w14:textId="6E52F267" w:rsidR="00604160" w:rsidRPr="00D57CC6" w:rsidRDefault="00810818" w:rsidP="00810818">
      <w:pPr>
        <w:pStyle w:val="s0"/>
        <w:spacing w:line="360" w:lineRule="auto"/>
        <w:jc w:val="both"/>
        <w:rPr>
          <w:rFonts w:ascii="바탕체" w:eastAsia="바탕체" w:hAnsi="바탕체"/>
        </w:rPr>
      </w:pPr>
      <w:r>
        <w:rPr>
          <w:rFonts w:ascii="바탕체" w:eastAsia="바탕체" w:hAnsi="바탕체" w:cs="굴림체" w:hint="eastAsia"/>
        </w:rPr>
        <w:t>③</w:t>
      </w:r>
      <w:r>
        <w:rPr>
          <w:rFonts w:ascii="바탕체" w:eastAsia="바탕체" w:hAnsi="바탕체" w:cs="굴림체"/>
        </w:rPr>
        <w:t xml:space="preserve"> ‘</w:t>
      </w:r>
      <w:r w:rsidR="00604160" w:rsidRPr="00D57CC6">
        <w:rPr>
          <w:rFonts w:ascii="바탕체" w:eastAsia="바탕체" w:hAnsi="바탕체" w:cs="굴림체"/>
        </w:rPr>
        <w:t>도급인</w:t>
      </w:r>
      <w:r w:rsidR="0016552F">
        <w:rPr>
          <w:rFonts w:ascii="바탕체" w:eastAsia="바탕체" w:hAnsi="바탕체" w:cs="굴림체"/>
        </w:rPr>
        <w:t>’</w:t>
      </w:r>
      <w:r w:rsidR="00604160" w:rsidRPr="00D57CC6">
        <w:rPr>
          <w:rFonts w:ascii="바탕체" w:eastAsia="바탕체" w:hAnsi="바탕체" w:cs="굴림체" w:hint="eastAsia"/>
        </w:rPr>
        <w:t>이</w:t>
      </w:r>
      <w:r w:rsidR="00604160" w:rsidRPr="00D57CC6"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 w:hint="eastAsia"/>
        </w:rPr>
        <w:t>계약서</w:t>
      </w:r>
      <w:r w:rsidR="00604160" w:rsidRPr="00D57CC6">
        <w:rPr>
          <w:rFonts w:ascii="바탕체" w:eastAsia="바탕체" w:hAnsi="바탕체" w:cs="굴림체" w:hint="eastAsia"/>
        </w:rPr>
        <w:t>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명시된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기한</w:t>
      </w:r>
      <w:r w:rsidR="00604160" w:rsidRPr="00D57CC6">
        <w:rPr>
          <w:rFonts w:ascii="바탕체" w:eastAsia="바탕체" w:hAnsi="바탕체" w:cs="바탕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내에</w:t>
      </w:r>
      <w:r w:rsidR="00604160" w:rsidRPr="00D57CC6"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 w:hint="eastAsia"/>
        </w:rPr>
        <w:t xml:space="preserve">대금을 </w:t>
      </w:r>
      <w:r w:rsidR="00604160" w:rsidRPr="00D57CC6">
        <w:rPr>
          <w:rFonts w:ascii="바탕체" w:eastAsia="바탕체" w:hAnsi="바탕체" w:cs="굴림체" w:hint="eastAsia"/>
        </w:rPr>
        <w:t>지급하지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않는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경우에는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지급기한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다음날부터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지급하는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날까지의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일수에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당해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미지급금액에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대하여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217A15">
        <w:rPr>
          <w:rFonts w:ascii="바탕체" w:eastAsia="바탕체" w:hAnsi="바탕체" w:cs="굴림체"/>
        </w:rPr>
        <w:t>‘</w:t>
      </w:r>
      <w:r w:rsidR="00604160" w:rsidRPr="00D57CC6">
        <w:rPr>
          <w:rFonts w:ascii="바탕체" w:eastAsia="바탕체" w:hAnsi="바탕체" w:cs="굴림체"/>
        </w:rPr>
        <w:t>수급인</w:t>
      </w:r>
      <w:r w:rsidR="00217A15">
        <w:rPr>
          <w:rFonts w:ascii="바탕체" w:eastAsia="바탕체" w:hAnsi="바탕체" w:cs="굴림체"/>
        </w:rPr>
        <w:t>’</w:t>
      </w:r>
      <w:r w:rsidR="00604160" w:rsidRPr="00D57CC6">
        <w:rPr>
          <w:rFonts w:ascii="바탕체" w:eastAsia="바탕체" w:hAnsi="바탕체" w:cs="굴림체" w:hint="eastAsia"/>
        </w:rPr>
        <w:t>의</w:t>
      </w:r>
      <w:r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주거래은행의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일반자금</w:t>
      </w:r>
      <w:r w:rsidR="00604160" w:rsidRPr="00D57CC6">
        <w:rPr>
          <w:rFonts w:ascii="바탕체" w:eastAsia="바탕체" w:hAnsi="바탕체" w:cs="바탕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대출</w:t>
      </w:r>
      <w:r w:rsidR="00604160" w:rsidRPr="00D57CC6">
        <w:rPr>
          <w:rFonts w:ascii="바탕체" w:eastAsia="바탕체" w:hAnsi="바탕체" w:cs="바탕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적용되는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연체이자율을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곱하여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산출한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금액을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이자로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지급한다</w:t>
      </w:r>
      <w:r w:rsidR="00604160" w:rsidRPr="00D57CC6">
        <w:rPr>
          <w:rFonts w:ascii="바탕체" w:eastAsia="바탕체" w:hAnsi="바탕체" w:cs="굴림체"/>
        </w:rPr>
        <w:t>.</w:t>
      </w:r>
    </w:p>
    <w:p w14:paraId="5809B9EE" w14:textId="77777777" w:rsidR="00810818" w:rsidDel="00C17EC7" w:rsidRDefault="00810818" w:rsidP="00810818">
      <w:pPr>
        <w:pStyle w:val="s0"/>
        <w:spacing w:line="360" w:lineRule="auto"/>
        <w:jc w:val="both"/>
        <w:rPr>
          <w:del w:id="8" w:author="MIRACOM" w:date="2026-09-22T15:10:00Z"/>
          <w:rFonts w:ascii="바탕체" w:eastAsia="바탕체" w:hAnsi="바탕체" w:cs="굴림체"/>
        </w:rPr>
      </w:pPr>
      <w:commentRangeStart w:id="9"/>
      <w:del w:id="10" w:author="CHOI Fred (SCK Legal)" w:date="2026-09-18T16:13:00Z">
        <w:r w:rsidDel="00682AC5">
          <w:rPr>
            <w:rFonts w:ascii="바탕체" w:eastAsia="바탕체" w:hAnsi="바탕체" w:cs="굴림체" w:hint="eastAsia"/>
          </w:rPr>
          <w:delText>④</w:delText>
        </w:r>
        <w:r w:rsidR="00CC0A7F" w:rsidDel="00682AC5">
          <w:rPr>
            <w:rFonts w:ascii="바탕체" w:eastAsia="바탕체" w:hAnsi="바탕체" w:cs="굴림체" w:hint="eastAsia"/>
          </w:rPr>
          <w:delText xml:space="preserve"> </w:delText>
        </w:r>
        <w:r w:rsidDel="00682AC5">
          <w:rPr>
            <w:rFonts w:ascii="바탕체" w:eastAsia="바탕체" w:hAnsi="바탕체" w:cs="굴림체"/>
          </w:rPr>
          <w:delText>‘</w:delText>
        </w:r>
        <w:r w:rsidDel="00682AC5">
          <w:rPr>
            <w:rFonts w:ascii="바탕체" w:eastAsia="바탕체" w:hAnsi="바탕체" w:cs="굴림체" w:hint="eastAsia"/>
          </w:rPr>
          <w:delText>도급인</w:delText>
        </w:r>
      </w:del>
      <w:commentRangeEnd w:id="9"/>
      <w:r w:rsidR="00682AC5">
        <w:rPr>
          <w:rStyle w:val="a8"/>
          <w:rFonts w:ascii="바탕" w:eastAsia="바탕" w:hAnsi="Times New Roman"/>
          <w:kern w:val="2"/>
        </w:rPr>
        <w:commentReference w:id="9"/>
      </w:r>
      <w:del w:id="11" w:author="CHOI Fred (SCK Legal)" w:date="2026-09-18T16:13:00Z">
        <w:r w:rsidDel="00682AC5">
          <w:rPr>
            <w:rFonts w:ascii="바탕체" w:eastAsia="바탕체" w:hAnsi="바탕체" w:cs="굴림체"/>
          </w:rPr>
          <w:delText>’</w:delText>
        </w:r>
        <w:r w:rsidDel="00682AC5">
          <w:rPr>
            <w:rFonts w:ascii="바탕체" w:eastAsia="바탕체" w:hAnsi="바탕체" w:cs="굴림체" w:hint="eastAsia"/>
          </w:rPr>
          <w:delText>과</w:delText>
        </w:r>
        <w:r w:rsidRPr="00E85B4E" w:rsidDel="00682AC5">
          <w:rPr>
            <w:rFonts w:ascii="바탕체" w:eastAsia="바탕체" w:hAnsi="바탕체" w:cs="굴림체" w:hint="eastAsia"/>
          </w:rPr>
          <w:delText xml:space="preserve"> </w:delText>
        </w:r>
        <w:r w:rsidDel="00682AC5">
          <w:rPr>
            <w:rFonts w:ascii="바탕체" w:eastAsia="바탕체" w:hAnsi="바탕체" w:cs="굴림체"/>
          </w:rPr>
          <w:delText>‘</w:delText>
        </w:r>
        <w:r w:rsidDel="00682AC5">
          <w:rPr>
            <w:rFonts w:ascii="바탕체" w:eastAsia="바탕체" w:hAnsi="바탕체" w:cs="굴림체" w:hint="eastAsia"/>
          </w:rPr>
          <w:delText>수급인</w:delText>
        </w:r>
        <w:r w:rsidDel="00682AC5">
          <w:rPr>
            <w:rFonts w:ascii="바탕체" w:eastAsia="바탕체" w:hAnsi="바탕체" w:cs="굴림체"/>
          </w:rPr>
          <w:delText>’</w:delText>
        </w:r>
        <w:r w:rsidRPr="00E85B4E" w:rsidDel="00682AC5">
          <w:rPr>
            <w:rFonts w:ascii="바탕체" w:eastAsia="바탕체" w:hAnsi="바탕체" w:cs="굴림체" w:hint="eastAsia"/>
          </w:rPr>
          <w:delText xml:space="preserve"> 간 협의에 의하여 과업범위</w:delText>
        </w:r>
        <w:r w:rsidRPr="00E85B4E" w:rsidDel="00682AC5">
          <w:rPr>
            <w:rFonts w:ascii="바탕체" w:eastAsia="바탕체" w:hAnsi="바탕체" w:cs="굴림체"/>
          </w:rPr>
          <w:delText xml:space="preserve">, </w:delText>
        </w:r>
        <w:r w:rsidRPr="00E85B4E" w:rsidDel="00682AC5">
          <w:rPr>
            <w:rFonts w:ascii="바탕체" w:eastAsia="바탕체" w:hAnsi="바탕체" w:cs="굴림체" w:hint="eastAsia"/>
          </w:rPr>
          <w:delText>과업물량 등이</w:delText>
        </w:r>
        <w:r w:rsidRPr="00E85B4E" w:rsidDel="00682AC5">
          <w:rPr>
            <w:rFonts w:ascii="바탕체" w:eastAsia="바탕체" w:hAnsi="바탕체" w:cs="굴림체"/>
          </w:rPr>
          <w:delText xml:space="preserve"> </w:delText>
        </w:r>
        <w:r w:rsidDel="00682AC5">
          <w:rPr>
            <w:rFonts w:ascii="바탕체" w:eastAsia="바탕체" w:hAnsi="바탕체" w:cs="굴림체" w:hint="eastAsia"/>
          </w:rPr>
          <w:delText xml:space="preserve">현저히 </w:delText>
        </w:r>
        <w:r w:rsidRPr="00E85B4E" w:rsidDel="00682AC5">
          <w:rPr>
            <w:rFonts w:ascii="바탕체" w:eastAsia="바탕체" w:hAnsi="바탕체" w:cs="굴림체" w:hint="eastAsia"/>
          </w:rPr>
          <w:delText>변경되지 않는 한</w:delText>
        </w:r>
        <w:r w:rsidRPr="00E85B4E" w:rsidDel="00682AC5">
          <w:rPr>
            <w:rFonts w:ascii="바탕체" w:eastAsia="바탕체" w:hAnsi="바탕체" w:cs="굴림체"/>
          </w:rPr>
          <w:delText xml:space="preserve">, </w:delText>
        </w:r>
        <w:r w:rsidDel="00682AC5">
          <w:rPr>
            <w:rFonts w:ascii="바탕체" w:eastAsia="바탕체" w:hAnsi="바탕체" w:cs="굴림체"/>
          </w:rPr>
          <w:delText>‘</w:delText>
        </w:r>
        <w:r w:rsidDel="00682AC5">
          <w:rPr>
            <w:rFonts w:ascii="바탕체" w:eastAsia="바탕체" w:hAnsi="바탕체" w:cs="굴림체" w:hint="eastAsia"/>
          </w:rPr>
          <w:delText>도급인</w:delText>
        </w:r>
        <w:r w:rsidDel="00682AC5">
          <w:rPr>
            <w:rFonts w:ascii="바탕체" w:eastAsia="바탕체" w:hAnsi="바탕체" w:cs="굴림체"/>
          </w:rPr>
          <w:delText>’</w:delText>
        </w:r>
        <w:r w:rsidDel="00682AC5">
          <w:rPr>
            <w:rFonts w:ascii="바탕체" w:eastAsia="바탕체" w:hAnsi="바탕체" w:cs="굴림체" w:hint="eastAsia"/>
          </w:rPr>
          <w:delText>은 본 계약 대금을 감액할 수 없</w:delText>
        </w:r>
        <w:r w:rsidRPr="00E85B4E" w:rsidDel="00682AC5">
          <w:rPr>
            <w:rFonts w:ascii="바탕체" w:eastAsia="바탕체" w:hAnsi="바탕체" w:cs="굴림체" w:hint="eastAsia"/>
          </w:rPr>
          <w:delText>다</w:delText>
        </w:r>
        <w:r w:rsidRPr="00E85B4E" w:rsidDel="00682AC5">
          <w:rPr>
            <w:rFonts w:ascii="바탕체" w:eastAsia="바탕체" w:hAnsi="바탕체" w:cs="굴림체"/>
          </w:rPr>
          <w:delText>.</w:delText>
        </w:r>
      </w:del>
      <w:del w:id="12" w:author="MIRACOM" w:date="2026-09-22T15:10:00Z">
        <w:r w:rsidRPr="00E85B4E" w:rsidDel="00C17EC7">
          <w:rPr>
            <w:rFonts w:ascii="바탕체" w:eastAsia="바탕체" w:hAnsi="바탕체" w:cs="굴림체"/>
          </w:rPr>
          <w:delText xml:space="preserve"> </w:delText>
        </w:r>
      </w:del>
    </w:p>
    <w:p w14:paraId="082ED6AD" w14:textId="77777777" w:rsidR="00604160" w:rsidRPr="00C74572" w:rsidRDefault="00604160" w:rsidP="00C17EC7">
      <w:pPr>
        <w:pStyle w:val="s0"/>
        <w:spacing w:line="360" w:lineRule="auto"/>
        <w:jc w:val="both"/>
      </w:pPr>
    </w:p>
    <w:p w14:paraId="07EE5DF4" w14:textId="7F2A3E58" w:rsidR="00604160" w:rsidRPr="00D57CC6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Pr="00D57CC6">
        <w:rPr>
          <w:rFonts w:ascii="바탕체" w:eastAsia="바탕체" w:hAnsi="바탕체" w:cs="굴림체"/>
        </w:rPr>
        <w:t xml:space="preserve"> </w:t>
      </w:r>
      <w:r w:rsidR="0057756F">
        <w:rPr>
          <w:rFonts w:ascii="바탕체" w:eastAsia="바탕체" w:hAnsi="바탕체" w:cs="굴림체"/>
        </w:rPr>
        <w:t>5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【계약의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변경】</w:t>
      </w:r>
    </w:p>
    <w:p w14:paraId="5E970878" w14:textId="77777777" w:rsidR="00604160" w:rsidRPr="0059701D" w:rsidRDefault="00604160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57CC6">
        <w:rPr>
          <w:rFonts w:ascii="바탕체" w:eastAsia="바탕체" w:hAnsi="바탕체" w:cs="굴림체" w:hint="eastAsia"/>
        </w:rPr>
        <w:t>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각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당사자는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목적상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필요하다고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인정될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서면으로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계약내용의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변경을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요청할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있</w:t>
      </w:r>
      <w:r>
        <w:rPr>
          <w:rFonts w:ascii="바탕체" w:eastAsia="바탕체" w:hAnsi="바탕체" w:cs="굴림체" w:hint="eastAsia"/>
        </w:rPr>
        <w:t>고</w:t>
      </w:r>
      <w:r w:rsidRPr="00D57CC6">
        <w:rPr>
          <w:rFonts w:ascii="바탕체" w:eastAsia="바탕체" w:hAnsi="바탕체" w:cs="굴림체"/>
        </w:rPr>
        <w:t xml:space="preserve">, </w:t>
      </w:r>
      <w:r w:rsidRPr="005776CA">
        <w:rPr>
          <w:rFonts w:ascii="바탕체" w:eastAsia="바탕체" w:hAnsi="바탕체" w:cs="굴림체" w:hint="eastAsia"/>
        </w:rPr>
        <w:t>변경요청을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받은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상대방은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합리적으로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빠른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시간</w:t>
      </w:r>
      <w:r w:rsidRPr="005776CA">
        <w:rPr>
          <w:rFonts w:ascii="바탕체" w:eastAsia="바탕체" w:hAnsi="바탕체" w:cs="바탕"/>
        </w:rPr>
        <w:t xml:space="preserve"> </w:t>
      </w:r>
      <w:r w:rsidRPr="005776CA">
        <w:rPr>
          <w:rFonts w:ascii="바탕체" w:eastAsia="바탕체" w:hAnsi="바탕체" w:cs="굴림체" w:hint="eastAsia"/>
        </w:rPr>
        <w:t>내에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위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요청을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처리하여야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하며 계약</w:t>
      </w:r>
      <w:r w:rsidRPr="005776CA">
        <w:rPr>
          <w:rFonts w:ascii="바탕체" w:eastAsia="바탕체" w:hAnsi="바탕체" w:cs="굴림체"/>
        </w:rPr>
        <w:t xml:space="preserve"> 변경 요청은 프로젝트 계획, 범위, 상세사양서, 일정, 디자인, 요구사항, 과업 산출물, 소프트웨어 환경, 하드웨어 환경 또는 고객의 요청사항의 다른 측면 등을 모두 포함</w:t>
      </w:r>
      <w:r w:rsidRPr="005776CA">
        <w:rPr>
          <w:rFonts w:ascii="바탕체" w:eastAsia="바탕체" w:hAnsi="바탕체" w:cs="굴림체" w:hint="eastAsia"/>
        </w:rPr>
        <w:t>한다.</w:t>
      </w:r>
    </w:p>
    <w:p w14:paraId="632CD196" w14:textId="77777777" w:rsidR="00604160" w:rsidRPr="00D57CC6" w:rsidRDefault="00604160" w:rsidP="00810818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②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계약내용의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변경을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요청하는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서면에는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다음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각호의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사항이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포함되어야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한다</w:t>
      </w:r>
      <w:r w:rsidRPr="00D57CC6">
        <w:rPr>
          <w:rFonts w:ascii="바탕체" w:eastAsia="바탕체" w:hAnsi="바탕체" w:cs="굴림체"/>
        </w:rPr>
        <w:t>.</w:t>
      </w:r>
    </w:p>
    <w:p w14:paraId="49715A35" w14:textId="77777777" w:rsidR="00604160" w:rsidRPr="00D57CC6" w:rsidRDefault="00604160" w:rsidP="00810818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/>
        </w:rPr>
        <w:t xml:space="preserve">   1. </w:t>
      </w:r>
      <w:r w:rsidRPr="00D57CC6">
        <w:rPr>
          <w:rFonts w:ascii="바탕체" w:eastAsia="바탕체" w:hAnsi="바탕체" w:cs="굴림체" w:hint="eastAsia"/>
        </w:rPr>
        <w:t>추가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변경하고자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하는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서비스의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범위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기타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변경내용의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기술</w:t>
      </w:r>
    </w:p>
    <w:p w14:paraId="1C9E809E" w14:textId="77777777" w:rsidR="00604160" w:rsidRPr="00D57CC6" w:rsidRDefault="00604160" w:rsidP="00810818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/>
        </w:rPr>
        <w:t xml:space="preserve">   2. </w:t>
      </w:r>
      <w:r w:rsidRPr="00D57CC6">
        <w:rPr>
          <w:rFonts w:ascii="바탕체" w:eastAsia="바탕체" w:hAnsi="바탕체" w:cs="굴림체" w:hint="eastAsia"/>
        </w:rPr>
        <w:t>추가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변경에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따른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검수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인수조건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기타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계약조건에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미치는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영향</w:t>
      </w:r>
    </w:p>
    <w:p w14:paraId="07B8ED51" w14:textId="77777777" w:rsidR="00604160" w:rsidRPr="00D57CC6" w:rsidRDefault="00604160" w:rsidP="00810818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③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계약내용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변경</w:t>
      </w:r>
      <w:r w:rsidRPr="00D57CC6">
        <w:rPr>
          <w:rFonts w:ascii="바탕체" w:eastAsia="바탕체" w:hAnsi="바탕체" w:cs="바탕"/>
        </w:rPr>
        <w:t xml:space="preserve"> </w:t>
      </w:r>
      <w:r w:rsidRPr="00D57CC6">
        <w:rPr>
          <w:rFonts w:ascii="바탕체" w:eastAsia="바탕체" w:hAnsi="바탕체" w:cs="굴림체" w:hint="eastAsia"/>
        </w:rPr>
        <w:t>시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변경내용에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따라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계약대금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계약기간을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조정한다</w:t>
      </w:r>
      <w:r w:rsidRPr="00D57CC6">
        <w:rPr>
          <w:rFonts w:ascii="바탕체" w:eastAsia="바탕체" w:hAnsi="바탕체" w:cs="굴림체"/>
        </w:rPr>
        <w:t>.</w:t>
      </w:r>
    </w:p>
    <w:p w14:paraId="5C74ED94" w14:textId="5E4F02EF" w:rsidR="00604160" w:rsidRPr="005776CA" w:rsidRDefault="00604160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57CC6">
        <w:rPr>
          <w:rFonts w:ascii="바탕체" w:eastAsia="바탕체" w:hAnsi="바탕체" w:cs="굴림체" w:hint="eastAsia"/>
        </w:rPr>
        <w:lastRenderedPageBreak/>
        <w:t>④</w:t>
      </w:r>
      <w:r w:rsidRPr="00D57CC6">
        <w:rPr>
          <w:rFonts w:ascii="바탕체" w:eastAsia="바탕체" w:hAnsi="바탕체" w:cs="굴림체"/>
        </w:rPr>
        <w:t xml:space="preserve"> </w:t>
      </w:r>
      <w:ins w:id="13" w:author="CHOI Fred (SCK Legal)" w:date="2026-09-18T16:16:00Z">
        <w:r w:rsidR="00682AC5">
          <w:rPr>
            <w:rFonts w:ascii="바탕체" w:eastAsia="바탕체" w:hAnsi="바탕체" w:cs="굴림체" w:hint="eastAsia"/>
          </w:rPr>
          <w:t xml:space="preserve">긴급한 사정이 없는 한 </w:t>
        </w:r>
      </w:ins>
      <w:r w:rsidRPr="00D57CC6">
        <w:rPr>
          <w:rFonts w:ascii="바탕체" w:eastAsia="바탕체" w:hAnsi="바탕체" w:cs="굴림체" w:hint="eastAsia"/>
        </w:rPr>
        <w:t>모든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계약변경은</w:t>
      </w:r>
      <w:r w:rsidRPr="00D57CC6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양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당사자가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서면승인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해야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 xml:space="preserve">하며, </w:t>
      </w:r>
      <w:r w:rsidR="00DB3318">
        <w:rPr>
          <w:rFonts w:ascii="바탕체" w:eastAsia="바탕체" w:hAnsi="바탕체" w:cs="굴림체"/>
        </w:rPr>
        <w:t>‘</w:t>
      </w:r>
      <w:r w:rsidRPr="005776CA">
        <w:rPr>
          <w:rFonts w:ascii="바탕체" w:eastAsia="바탕체" w:hAnsi="바탕체" w:cs="굴림체" w:hint="eastAsia"/>
        </w:rPr>
        <w:t>수급인</w:t>
      </w:r>
      <w:r w:rsidR="00DB3318">
        <w:rPr>
          <w:rFonts w:ascii="바탕체" w:eastAsia="바탕체" w:hAnsi="바탕체" w:cs="굴림체"/>
        </w:rPr>
        <w:t>’</w:t>
      </w:r>
      <w:r w:rsidRPr="005776CA">
        <w:rPr>
          <w:rFonts w:ascii="바탕체" w:eastAsia="바탕체" w:hAnsi="바탕체" w:cs="굴림체" w:hint="eastAsia"/>
        </w:rPr>
        <w:t xml:space="preserve">은 </w:t>
      </w:r>
      <w:r w:rsidRPr="005776CA">
        <w:rPr>
          <w:rFonts w:ascii="바탕체" w:eastAsia="바탕체" w:hAnsi="바탕체" w:cs="굴림체"/>
        </w:rPr>
        <w:t xml:space="preserve">당사자들이 </w:t>
      </w:r>
      <w:r w:rsidRPr="005776CA">
        <w:rPr>
          <w:rFonts w:ascii="바탕체" w:eastAsia="바탕체" w:hAnsi="바탕체" w:cs="굴림체" w:hint="eastAsia"/>
        </w:rPr>
        <w:t xml:space="preserve">계약 변경에 </w:t>
      </w:r>
      <w:r w:rsidRPr="005776CA">
        <w:rPr>
          <w:rFonts w:ascii="바탕체" w:eastAsia="바탕체" w:hAnsi="바탕체" w:cs="굴림체"/>
        </w:rPr>
        <w:t>합의</w:t>
      </w:r>
      <w:r w:rsidRPr="005776CA">
        <w:rPr>
          <w:rFonts w:ascii="바탕체" w:eastAsia="바탕체" w:hAnsi="바탕체" w:cs="굴림체" w:hint="eastAsia"/>
        </w:rPr>
        <w:t xml:space="preserve">하여 서면승인 </w:t>
      </w:r>
      <w:r w:rsidRPr="005776CA">
        <w:rPr>
          <w:rFonts w:ascii="바탕체" w:eastAsia="바탕체" w:hAnsi="바탕체" w:cs="굴림체"/>
        </w:rPr>
        <w:t xml:space="preserve">하기 전까지는 변경 요청에 따른 </w:t>
      </w:r>
      <w:r w:rsidRPr="005776CA">
        <w:rPr>
          <w:rFonts w:ascii="바탕체" w:eastAsia="바탕체" w:hAnsi="바탕체" w:cs="굴림체" w:hint="eastAsia"/>
        </w:rPr>
        <w:t>작업을 수행할 의무가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 xml:space="preserve">없다.  </w:t>
      </w:r>
    </w:p>
    <w:p w14:paraId="0CCB269A" w14:textId="6AFCDFF0" w:rsidR="004C77D1" w:rsidRDefault="00604160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5776CA">
        <w:rPr>
          <w:rFonts w:ascii="바탕체" w:eastAsia="바탕체" w:hAnsi="바탕체" w:cs="굴림체" w:hint="eastAsia"/>
        </w:rPr>
        <w:t>⑤ 긴급한 사정 등으로 인하여 서면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변경합의가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없이</w:t>
      </w:r>
      <w:r>
        <w:rPr>
          <w:rFonts w:ascii="바탕체" w:eastAsia="바탕체" w:hAnsi="바탕체" w:cs="굴림체"/>
        </w:rPr>
        <w:t xml:space="preserve"> </w:t>
      </w:r>
      <w:r w:rsidR="00DB3318">
        <w:rPr>
          <w:rFonts w:ascii="바탕체" w:eastAsia="바탕체" w:hAnsi="바탕체" w:cs="굴림체"/>
        </w:rPr>
        <w:t>‘</w:t>
      </w:r>
      <w:r w:rsidRPr="005776CA">
        <w:rPr>
          <w:rFonts w:ascii="바탕체" w:eastAsia="바탕체" w:hAnsi="바탕체" w:cs="굴림체"/>
        </w:rPr>
        <w:t>수급인</w:t>
      </w:r>
      <w:r w:rsidR="00DB3318">
        <w:rPr>
          <w:rFonts w:ascii="바탕체" w:eastAsia="바탕체" w:hAnsi="바탕체" w:cs="굴림체"/>
        </w:rPr>
        <w:t>’</w:t>
      </w:r>
      <w:r w:rsidRPr="005776CA">
        <w:rPr>
          <w:rFonts w:ascii="바탕체" w:eastAsia="바탕체" w:hAnsi="바탕체" w:cs="굴림체" w:hint="eastAsia"/>
        </w:rPr>
        <w:t>이</w:t>
      </w:r>
      <w:r w:rsidRPr="005776CA">
        <w:rPr>
          <w:rFonts w:ascii="바탕체" w:eastAsia="바탕체" w:hAnsi="바탕체" w:cs="굴림체"/>
        </w:rPr>
        <w:t xml:space="preserve"> </w:t>
      </w:r>
      <w:r w:rsidR="00DB3318">
        <w:rPr>
          <w:rFonts w:ascii="바탕체" w:eastAsia="바탕체" w:hAnsi="바탕체" w:cs="굴림체"/>
        </w:rPr>
        <w:t>‘</w:t>
      </w:r>
      <w:r w:rsidRPr="005776CA">
        <w:rPr>
          <w:rFonts w:ascii="바탕체" w:eastAsia="바탕체" w:hAnsi="바탕체" w:cs="굴림체"/>
        </w:rPr>
        <w:t>도급인</w:t>
      </w:r>
      <w:r w:rsidR="00DB3318">
        <w:rPr>
          <w:rFonts w:ascii="바탕체" w:eastAsia="바탕체" w:hAnsi="바탕체" w:cs="굴림체"/>
        </w:rPr>
        <w:t>’</w:t>
      </w:r>
      <w:r w:rsidRPr="005776CA">
        <w:rPr>
          <w:rFonts w:ascii="바탕체" w:eastAsia="바탕체" w:hAnsi="바탕체" w:cs="굴림체" w:hint="eastAsia"/>
        </w:rPr>
        <w:t>이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요구한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추가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또는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변경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서비스를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수행한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경우,</w:t>
      </w:r>
      <w:r>
        <w:rPr>
          <w:rFonts w:ascii="바탕체" w:eastAsia="바탕체" w:hAnsi="바탕체" w:cs="굴림체"/>
        </w:rPr>
        <w:t xml:space="preserve"> </w:t>
      </w:r>
      <w:r w:rsidR="00DB3318">
        <w:rPr>
          <w:rFonts w:ascii="바탕체" w:eastAsia="바탕체" w:hAnsi="바탕체" w:cs="굴림체"/>
        </w:rPr>
        <w:t>‘</w:t>
      </w:r>
      <w:r w:rsidRPr="005776CA">
        <w:rPr>
          <w:rFonts w:ascii="바탕체" w:eastAsia="바탕체" w:hAnsi="바탕체" w:cs="굴림체"/>
        </w:rPr>
        <w:t>수급인</w:t>
      </w:r>
      <w:r w:rsidR="00DB3318">
        <w:rPr>
          <w:rFonts w:ascii="바탕체" w:eastAsia="바탕체" w:hAnsi="바탕체" w:cs="굴림체"/>
        </w:rPr>
        <w:t>’</w:t>
      </w:r>
      <w:r w:rsidRPr="005776CA">
        <w:rPr>
          <w:rFonts w:ascii="바탕체" w:eastAsia="바탕체" w:hAnsi="바탕체" w:cs="굴림체" w:hint="eastAsia"/>
        </w:rPr>
        <w:t>은</w:t>
      </w:r>
      <w:r w:rsidRPr="005776CA">
        <w:rPr>
          <w:rFonts w:ascii="바탕체" w:eastAsia="바탕체" w:hAnsi="바탕체" w:cs="굴림체"/>
        </w:rPr>
        <w:t xml:space="preserve"> </w:t>
      </w:r>
      <w:ins w:id="14" w:author="CHOI Fred (SCK Legal)" w:date="2026-09-18T16:16:00Z">
        <w:r w:rsidR="00682AC5">
          <w:rPr>
            <w:rFonts w:ascii="바탕체" w:eastAsia="바탕체" w:hAnsi="바탕체" w:cs="굴림체" w:hint="eastAsia"/>
          </w:rPr>
          <w:t xml:space="preserve">특별한 사정이 없는 한 </w:t>
        </w:r>
      </w:ins>
      <w:r w:rsidRPr="005776CA">
        <w:rPr>
          <w:rFonts w:ascii="바탕체" w:eastAsia="바탕체" w:hAnsi="바탕체" w:cs="굴림체" w:hint="eastAsia"/>
        </w:rPr>
        <w:t>변경요청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전의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계약내용을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기준으로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한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추가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또는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변경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서비스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수행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>대가를</w:t>
      </w:r>
      <w:r w:rsidRPr="005776CA">
        <w:rPr>
          <w:rFonts w:ascii="바탕체" w:eastAsia="바탕체" w:hAnsi="바탕체" w:cs="굴림체"/>
        </w:rPr>
        <w:t xml:space="preserve"> </w:t>
      </w:r>
      <w:r w:rsidRPr="005776CA">
        <w:rPr>
          <w:rFonts w:ascii="바탕체" w:eastAsia="바탕체" w:hAnsi="바탕체" w:cs="굴림체" w:hint="eastAsia"/>
        </w:rPr>
        <w:t xml:space="preserve">청구하며 </w:t>
      </w:r>
      <w:r w:rsidR="00DB3F5B">
        <w:rPr>
          <w:rFonts w:ascii="바탕체" w:eastAsia="바탕체" w:hAnsi="바탕체" w:cs="굴림체"/>
        </w:rPr>
        <w:t>‘</w:t>
      </w:r>
      <w:r w:rsidRPr="005776CA">
        <w:rPr>
          <w:rFonts w:ascii="바탕체" w:eastAsia="바탕체" w:hAnsi="바탕체" w:cs="굴림체" w:hint="eastAsia"/>
        </w:rPr>
        <w:t>도급인</w:t>
      </w:r>
      <w:r w:rsidR="00DB3F5B">
        <w:rPr>
          <w:rFonts w:ascii="바탕체" w:eastAsia="바탕체" w:hAnsi="바탕체" w:cs="굴림체"/>
        </w:rPr>
        <w:t>’</w:t>
      </w:r>
      <w:r w:rsidRPr="005776CA">
        <w:rPr>
          <w:rFonts w:ascii="바탕체" w:eastAsia="바탕체" w:hAnsi="바탕체" w:cs="굴림체" w:hint="eastAsia"/>
        </w:rPr>
        <w:t>은 이를 지급하여야 한다.</w:t>
      </w:r>
    </w:p>
    <w:p w14:paraId="6894A1A2" w14:textId="77777777" w:rsidR="00D30C8A" w:rsidRDefault="00D30C8A" w:rsidP="0081081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</w:p>
    <w:p w14:paraId="2909ACD4" w14:textId="0DB42D64" w:rsidR="00D30C8A" w:rsidRPr="00D30C8A" w:rsidRDefault="00D30C8A" w:rsidP="00D30C8A">
      <w:pPr>
        <w:pStyle w:val="s0"/>
        <w:spacing w:line="360" w:lineRule="auto"/>
        <w:rPr>
          <w:rFonts w:ascii="바탕체" w:eastAsia="바탕체" w:hAnsi="바탕체" w:cs="굴림체"/>
        </w:rPr>
      </w:pPr>
      <w:r w:rsidRPr="00D30C8A">
        <w:rPr>
          <w:rFonts w:ascii="바탕체" w:eastAsia="바탕체" w:hAnsi="바탕체" w:cs="굴림체" w:hint="eastAsia"/>
        </w:rPr>
        <w:t>제</w:t>
      </w:r>
      <w:r w:rsidR="00133BD4">
        <w:rPr>
          <w:rFonts w:ascii="바탕체" w:eastAsia="바탕체" w:hAnsi="바탕체" w:cs="굴림체" w:hint="eastAsia"/>
        </w:rPr>
        <w:t xml:space="preserve"> </w:t>
      </w:r>
      <w:r w:rsidR="0057756F">
        <w:rPr>
          <w:rFonts w:ascii="바탕체" w:eastAsia="바탕체" w:hAnsi="바탕체" w:cs="굴림체"/>
        </w:rPr>
        <w:t xml:space="preserve">6 </w:t>
      </w:r>
      <w:r w:rsidRPr="00D30C8A">
        <w:rPr>
          <w:rFonts w:ascii="바탕체" w:eastAsia="바탕체" w:hAnsi="바탕체" w:cs="굴림체" w:hint="eastAsia"/>
        </w:rPr>
        <w:t xml:space="preserve">조 </w:t>
      </w:r>
      <w:r>
        <w:rPr>
          <w:rFonts w:ascii="바탕체" w:eastAsia="바탕체" w:hAnsi="바탕체" w:cs="굴림체" w:hint="eastAsia"/>
        </w:rPr>
        <w:t>【</w:t>
      </w:r>
      <w:r w:rsidR="00255698">
        <w:rPr>
          <w:rFonts w:ascii="바탕체" w:eastAsia="바탕체" w:hAnsi="바탕체" w:cs="굴림체" w:hint="eastAsia"/>
        </w:rPr>
        <w:t>계약</w:t>
      </w:r>
      <w:r>
        <w:rPr>
          <w:rFonts w:ascii="바탕체" w:eastAsia="바탕체" w:hAnsi="바탕체" w:cs="굴림체" w:hint="eastAsia"/>
        </w:rPr>
        <w:t>이행보증</w:t>
      </w:r>
      <w:r w:rsidRPr="00D57CC6">
        <w:rPr>
          <w:rFonts w:ascii="바탕체" w:eastAsia="바탕체" w:hAnsi="바탕체" w:cs="굴림체" w:hint="eastAsia"/>
        </w:rPr>
        <w:t>】</w:t>
      </w:r>
      <w:r w:rsidRPr="00D30C8A">
        <w:rPr>
          <w:rFonts w:ascii="바탕체" w:eastAsia="바탕체" w:hAnsi="바탕체" w:cs="굴림체" w:hint="eastAsia"/>
        </w:rPr>
        <w:t xml:space="preserve"> </w:t>
      </w:r>
    </w:p>
    <w:p w14:paraId="733806D9" w14:textId="77777777" w:rsidR="00255698" w:rsidRPr="00D30C8A" w:rsidRDefault="00D30C8A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30C8A">
        <w:rPr>
          <w:rFonts w:ascii="바탕체" w:eastAsia="바탕체" w:hAnsi="바탕체" w:cs="굴림체" w:hint="eastAsia"/>
        </w:rPr>
        <w:t>①</w:t>
      </w:r>
      <w:r w:rsidR="00241C7D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Pr="00D30C8A">
        <w:rPr>
          <w:rFonts w:ascii="바탕체" w:eastAsia="바탕체" w:hAnsi="바탕체" w:cs="굴림체" w:hint="eastAsia"/>
        </w:rPr>
        <w:t xml:space="preserve"> 필요한 경우</w:t>
      </w:r>
      <w:r>
        <w:rPr>
          <w:rFonts w:ascii="바탕체" w:eastAsia="바탕체" w:hAnsi="바탕체" w:cs="굴림체" w:hint="eastAsia"/>
        </w:rPr>
        <w:t xml:space="preserve"> </w:t>
      </w:r>
      <w:r w:rsidRPr="00D30C8A">
        <w:rPr>
          <w:rFonts w:ascii="바탕체" w:eastAsia="바탕체" w:hAnsi="바탕체" w:cs="굴림체" w:hint="eastAsia"/>
        </w:rPr>
        <w:t xml:space="preserve">계약이행보증을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D30C8A">
        <w:rPr>
          <w:rFonts w:ascii="바탕체" w:eastAsia="바탕체" w:hAnsi="바탕체" w:cs="굴림체" w:hint="eastAsia"/>
        </w:rPr>
        <w:t>에게 요구할 수 있으며</w:t>
      </w:r>
      <w:r w:rsidR="00255698">
        <w:rPr>
          <w:rFonts w:ascii="바탕체" w:eastAsia="바탕체" w:hAnsi="바탕체" w:cs="굴림체" w:hint="eastAsia"/>
        </w:rPr>
        <w:t>,</w:t>
      </w:r>
      <w:r w:rsidR="00241C7D">
        <w:rPr>
          <w:rFonts w:ascii="바탕체" w:eastAsia="바탕체" w:hAnsi="바탕체" w:cs="굴림체"/>
        </w:rPr>
        <w:t xml:space="preserve"> </w:t>
      </w:r>
      <w:r w:rsidR="00255698">
        <w:rPr>
          <w:rFonts w:ascii="바탕체" w:eastAsia="바탕체" w:hAnsi="바탕체" w:cs="굴림체"/>
        </w:rPr>
        <w:t>‘</w:t>
      </w:r>
      <w:r w:rsidR="00255698">
        <w:rPr>
          <w:rFonts w:ascii="바탕체" w:eastAsia="바탕체" w:hAnsi="바탕체" w:cs="굴림체" w:hint="eastAsia"/>
        </w:rPr>
        <w:t>수급인</w:t>
      </w:r>
      <w:r w:rsidR="00255698">
        <w:rPr>
          <w:rFonts w:ascii="바탕체" w:eastAsia="바탕체" w:hAnsi="바탕체" w:cs="굴림체"/>
        </w:rPr>
        <w:t>’</w:t>
      </w:r>
      <w:r w:rsidR="00255698">
        <w:rPr>
          <w:rFonts w:ascii="바탕체" w:eastAsia="바탕체" w:hAnsi="바탕체" w:cs="굴림체" w:hint="eastAsia"/>
        </w:rPr>
        <w:t>은</w:t>
      </w:r>
      <w:r w:rsidRPr="00D30C8A">
        <w:rPr>
          <w:rFonts w:ascii="바탕체" w:eastAsia="바탕체" w:hAnsi="바탕체" w:cs="굴림체" w:hint="eastAsia"/>
        </w:rPr>
        <w:t xml:space="preserve"> </w:t>
      </w:r>
      <w:r w:rsidR="00255698">
        <w:rPr>
          <w:rFonts w:ascii="바탕체" w:eastAsia="바탕체" w:hAnsi="바탕체" w:cs="굴림체" w:hint="eastAsia"/>
        </w:rPr>
        <w:t>보증금액을 명기한 각서로 이를 대신하거나,</w:t>
      </w:r>
      <w:r w:rsidRPr="00D30C8A">
        <w:rPr>
          <w:rFonts w:ascii="바탕체" w:eastAsia="바탕체" w:hAnsi="바탕체" w:cs="굴림체" w:hint="eastAsia"/>
        </w:rPr>
        <w:t xml:space="preserve"> </w:t>
      </w:r>
      <w:r w:rsidR="00255698" w:rsidRPr="00D30C8A">
        <w:rPr>
          <w:rFonts w:ascii="바탕체" w:eastAsia="바탕체" w:hAnsi="바탕체" w:cs="굴림체" w:hint="eastAsia"/>
        </w:rPr>
        <w:t xml:space="preserve">소프트웨어공제조합 또는 보증보험회사, 신용보증기금 </w:t>
      </w:r>
      <w:r w:rsidR="00255698">
        <w:rPr>
          <w:rFonts w:ascii="바탕체" w:eastAsia="바탕체" w:hAnsi="바탕체" w:cs="굴림체" w:hint="eastAsia"/>
        </w:rPr>
        <w:t>기타</w:t>
      </w:r>
      <w:r w:rsidR="00255698" w:rsidRPr="00D30C8A">
        <w:rPr>
          <w:rFonts w:ascii="바탕체" w:eastAsia="바탕체" w:hAnsi="바탕체" w:cs="굴림체" w:hint="eastAsia"/>
        </w:rPr>
        <w:t xml:space="preserve"> 이와 동등한 보증기관이 발행하는 보증서</w:t>
      </w:r>
      <w:r w:rsidR="00255698">
        <w:rPr>
          <w:rFonts w:ascii="바탕체" w:eastAsia="바탕체" w:hAnsi="바탕체" w:cs="굴림체" w:hint="eastAsia"/>
        </w:rPr>
        <w:t xml:space="preserve"> 중 하나로 이를 대신할 수 있다.</w:t>
      </w:r>
      <w:r w:rsidR="00255698">
        <w:rPr>
          <w:rFonts w:ascii="바탕체" w:eastAsia="바탕체" w:hAnsi="바탕체" w:cs="굴림체"/>
        </w:rPr>
        <w:t xml:space="preserve"> </w:t>
      </w:r>
    </w:p>
    <w:p w14:paraId="476B97C3" w14:textId="77777777" w:rsidR="00D30C8A" w:rsidRDefault="00D30C8A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30C8A">
        <w:rPr>
          <w:rFonts w:ascii="바탕체" w:eastAsia="바탕체" w:hAnsi="바탕체" w:cs="굴림체" w:hint="eastAsia"/>
        </w:rPr>
        <w:t xml:space="preserve">② </w:t>
      </w:r>
      <w:r>
        <w:rPr>
          <w:rFonts w:ascii="바탕체" w:eastAsia="바탕체" w:hAnsi="바탕체" w:cs="굴림체" w:hint="eastAsia"/>
        </w:rPr>
        <w:t xml:space="preserve">본 조에 의한 계약이행보증은 </w:t>
      </w:r>
      <w:r w:rsidR="00255698">
        <w:rPr>
          <w:rFonts w:ascii="바탕체" w:eastAsia="바탕체" w:hAnsi="바탕체" w:cs="굴림체" w:hint="eastAsia"/>
        </w:rPr>
        <w:t>계약서에서 정하는 바에 따르되,</w:t>
      </w:r>
      <w:r w:rsidR="00255698">
        <w:rPr>
          <w:rFonts w:ascii="바탕체" w:eastAsia="바탕체" w:hAnsi="바탕체" w:cs="굴림체"/>
        </w:rPr>
        <w:t xml:space="preserve"> </w:t>
      </w:r>
      <w:r w:rsidR="00255698">
        <w:rPr>
          <w:rFonts w:ascii="바탕체" w:eastAsia="바탕체" w:hAnsi="바탕체" w:cs="굴림체" w:hint="eastAsia"/>
        </w:rPr>
        <w:t xml:space="preserve">계약금액의 </w:t>
      </w:r>
      <w:r w:rsidR="00255698">
        <w:rPr>
          <w:rFonts w:ascii="바탕체" w:eastAsia="바탕체" w:hAnsi="바탕체" w:cs="굴림체"/>
        </w:rPr>
        <w:t>10%</w:t>
      </w:r>
      <w:r w:rsidR="00255698">
        <w:rPr>
          <w:rFonts w:ascii="바탕체" w:eastAsia="바탕체" w:hAnsi="바탕체" w:cs="굴림체" w:hint="eastAsia"/>
        </w:rPr>
        <w:t>를 한도로 한다.</w:t>
      </w:r>
      <w:r w:rsidR="00255698">
        <w:rPr>
          <w:rFonts w:ascii="바탕체" w:eastAsia="바탕체" w:hAnsi="바탕체" w:cs="굴림체"/>
        </w:rPr>
        <w:t xml:space="preserve"> </w:t>
      </w:r>
    </w:p>
    <w:p w14:paraId="05A9E118" w14:textId="77777777" w:rsidR="00255698" w:rsidRDefault="00255698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</w:p>
    <w:p w14:paraId="612D139C" w14:textId="543E147E" w:rsidR="00255698" w:rsidRDefault="00255698" w:rsidP="00255698">
      <w:pPr>
        <w:pStyle w:val="s0"/>
        <w:spacing w:line="360" w:lineRule="auto"/>
        <w:rPr>
          <w:rFonts w:ascii="바탕체" w:eastAsia="바탕체" w:hAnsi="바탕체" w:cs="굴림체"/>
        </w:rPr>
      </w:pPr>
      <w:r w:rsidRPr="00255698">
        <w:rPr>
          <w:rFonts w:ascii="바탕체" w:eastAsia="바탕체" w:hAnsi="바탕체" w:cs="굴림체" w:hint="eastAsia"/>
        </w:rPr>
        <w:t>제</w:t>
      </w:r>
      <w:r w:rsidR="00133BD4">
        <w:rPr>
          <w:rFonts w:ascii="바탕체" w:eastAsia="바탕체" w:hAnsi="바탕체" w:cs="굴림체" w:hint="eastAsia"/>
        </w:rPr>
        <w:t xml:space="preserve"> </w:t>
      </w:r>
      <w:r w:rsidR="0057756F">
        <w:rPr>
          <w:rFonts w:ascii="바탕체" w:eastAsia="바탕체" w:hAnsi="바탕체" w:cs="굴림체"/>
        </w:rPr>
        <w:t>7</w:t>
      </w:r>
      <w:r w:rsidR="007C754A">
        <w:rPr>
          <w:rFonts w:ascii="바탕체" w:eastAsia="바탕체" w:hAnsi="바탕체" w:cs="굴림체"/>
        </w:rPr>
        <w:t xml:space="preserve"> </w:t>
      </w:r>
      <w:r w:rsidRPr="00255698">
        <w:rPr>
          <w:rFonts w:ascii="바탕체" w:eastAsia="바탕체" w:hAnsi="바탕체" w:cs="굴림체" w:hint="eastAsia"/>
        </w:rPr>
        <w:t>조</w:t>
      </w:r>
      <w:r>
        <w:rPr>
          <w:rFonts w:ascii="바탕체" w:eastAsia="바탕체" w:hAnsi="바탕체" w:cs="굴림체" w:hint="eastAsia"/>
        </w:rPr>
        <w:t xml:space="preserve"> 【작업장소</w:t>
      </w:r>
      <w:r w:rsidR="00BC19F8">
        <w:rPr>
          <w:rFonts w:ascii="바탕체" w:eastAsia="바탕체" w:hAnsi="바탕체" w:cs="굴림체" w:hint="eastAsia"/>
        </w:rPr>
        <w:t xml:space="preserve"> 및 현장관리</w:t>
      </w:r>
      <w:r w:rsidRPr="00D57CC6">
        <w:rPr>
          <w:rFonts w:ascii="바탕체" w:eastAsia="바탕체" w:hAnsi="바탕체" w:cs="굴림체" w:hint="eastAsia"/>
        </w:rPr>
        <w:t>】</w:t>
      </w:r>
    </w:p>
    <w:p w14:paraId="195622DD" w14:textId="77777777" w:rsidR="00255698" w:rsidRPr="00255698" w:rsidRDefault="00255698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255698">
        <w:rPr>
          <w:rFonts w:ascii="바탕체" w:eastAsia="바탕체" w:hAnsi="바탕체" w:cs="굴림체" w:hint="eastAsia"/>
        </w:rPr>
        <w:t>①</w:t>
      </w:r>
      <w:r w:rsidR="00F81386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 xml:space="preserve">과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Pr="00255698">
        <w:rPr>
          <w:rFonts w:ascii="바탕체" w:eastAsia="바탕체" w:hAnsi="바탕체" w:cs="굴림체" w:hint="eastAsia"/>
        </w:rPr>
        <w:t xml:space="preserve"> 계약이행을 위하여 필요한 장소 및 설비 기타 작업환경(이하 "작업장소</w:t>
      </w:r>
      <w:r w:rsidRPr="00255698">
        <w:rPr>
          <w:rFonts w:ascii="바탕체" w:eastAsia="바탕체" w:hAnsi="바탕체" w:cs="굴림체"/>
        </w:rPr>
        <w:t xml:space="preserve"> </w:t>
      </w:r>
      <w:r w:rsidRPr="00255698">
        <w:rPr>
          <w:rFonts w:ascii="바탕체" w:eastAsia="바탕체" w:hAnsi="바탕체" w:cs="굴림체" w:hint="eastAsia"/>
        </w:rPr>
        <w:t xml:space="preserve">등"이라고 한다)을 상호 협의하여 정한다. 다만, 핵심인력이 아닌 자의 근무장소는 보안 등 특별한 사유가 있는 경우를 제외하고는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255698">
        <w:rPr>
          <w:rFonts w:ascii="바탕체" w:eastAsia="바탕체" w:hAnsi="바탕체" w:cs="굴림체" w:hint="eastAsia"/>
        </w:rPr>
        <w:t xml:space="preserve"> 달리 정할 수 있다.</w:t>
      </w:r>
    </w:p>
    <w:p w14:paraId="18842DF0" w14:textId="77777777" w:rsidR="00255698" w:rsidRPr="00255698" w:rsidRDefault="00255698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255698">
        <w:rPr>
          <w:rFonts w:ascii="바탕체" w:eastAsia="바탕체" w:hAnsi="바탕체" w:cs="굴림체" w:hint="eastAsia"/>
        </w:rPr>
        <w:t>②</w:t>
      </w:r>
      <w:r w:rsidR="00F81386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255698">
        <w:rPr>
          <w:rFonts w:ascii="바탕체" w:eastAsia="바탕체" w:hAnsi="바탕체" w:cs="굴림체" w:hint="eastAsia"/>
        </w:rPr>
        <w:t xml:space="preserve"> 소유 또는 점유하고 있는 사업장을 작업장소로 제안하는 경우에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Pr="00255698">
        <w:rPr>
          <w:rFonts w:ascii="바탕체" w:eastAsia="바탕체" w:hAnsi="바탕체" w:cs="굴림체" w:hint="eastAsia"/>
        </w:rPr>
        <w:t xml:space="preserve"> 이를 우선 검토하여야 한다. 다만</w:t>
      </w:r>
      <w:r>
        <w:rPr>
          <w:rFonts w:ascii="바탕체" w:eastAsia="바탕체" w:hAnsi="바탕체" w:cs="굴림체" w:hint="eastAsia"/>
        </w:rPr>
        <w:t>,</w:t>
      </w:r>
      <w:r>
        <w:rPr>
          <w:rFonts w:ascii="바탕체" w:eastAsia="바탕체" w:hAnsi="바탕체" w:cs="굴림체"/>
        </w:rPr>
        <w:t xml:space="preserve"> 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 w:rsidRPr="00255698">
        <w:rPr>
          <w:rFonts w:ascii="바탕체" w:eastAsia="바탕체" w:hAnsi="바탕체" w:cs="굴림체" w:hint="eastAsia"/>
        </w:rPr>
        <w:t>의 제안요청서에 명시한 보안요구사항을 준수하기에 미흡한 경우에는 그러하지 아니하다.</w:t>
      </w:r>
    </w:p>
    <w:p w14:paraId="21E305C3" w14:textId="77777777" w:rsidR="00255698" w:rsidRDefault="00255698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255698">
        <w:rPr>
          <w:rFonts w:ascii="바탕체" w:eastAsia="바탕체" w:hAnsi="바탕체" w:cs="굴림체" w:hint="eastAsia"/>
        </w:rPr>
        <w:t xml:space="preserve">③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255698">
        <w:rPr>
          <w:rFonts w:ascii="바탕체" w:eastAsia="바탕체" w:hAnsi="바탕체" w:cs="굴림체" w:hint="eastAsia"/>
        </w:rPr>
        <w:t xml:space="preserve"> 소유 또는 점유하고 있는 사업장 이외의 장소가 작업장소로 결정된 경우에는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255698">
        <w:rPr>
          <w:rFonts w:ascii="바탕체" w:eastAsia="바탕체" w:hAnsi="바탕체" w:cs="굴림체" w:hint="eastAsia"/>
        </w:rPr>
        <w:t xml:space="preserve">의 인력이 해당 장소(이하 </w:t>
      </w:r>
      <w:r>
        <w:rPr>
          <w:rFonts w:ascii="바탕체" w:eastAsia="바탕체" w:hAnsi="바탕체" w:cs="굴림체" w:hint="eastAsia"/>
        </w:rPr>
        <w:t>‘도급인</w:t>
      </w:r>
      <w:r w:rsidRPr="00255698">
        <w:rPr>
          <w:rFonts w:ascii="바탕체" w:eastAsia="바탕체" w:hAnsi="바탕체" w:cs="굴림체" w:hint="eastAsia"/>
        </w:rPr>
        <w:t xml:space="preserve"> 관리 작업장소’라 한다)에서 작업을 진행하는데 소요되는 비용은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255698">
        <w:rPr>
          <w:rFonts w:ascii="바탕체" w:eastAsia="바탕체" w:hAnsi="바탕체" w:cs="굴림체" w:hint="eastAsia"/>
        </w:rPr>
        <w:t xml:space="preserve"> 부담하며,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Pr="00255698">
        <w:rPr>
          <w:rFonts w:ascii="바탕체" w:eastAsia="바탕체" w:hAnsi="바탕체" w:cs="굴림체" w:hint="eastAsia"/>
        </w:rPr>
        <w:t xml:space="preserve"> 해당 장소 내에 </w:t>
      </w:r>
      <w:r w:rsidRPr="00255698">
        <w:rPr>
          <w:rFonts w:ascii="바탕체" w:eastAsia="바탕체" w:hAnsi="바탕체" w:cs="굴림체" w:hint="eastAsia"/>
        </w:rPr>
        <w:lastRenderedPageBreak/>
        <w:t>본인이 소유 또는 점유하는</w:t>
      </w:r>
      <w:r w:rsidRPr="00255698">
        <w:rPr>
          <w:rFonts w:ascii="바탕체" w:eastAsia="바탕체" w:hAnsi="바탕체" w:cs="굴림체"/>
        </w:rPr>
        <w:t xml:space="preserve"> </w:t>
      </w:r>
      <w:r w:rsidRPr="00255698">
        <w:rPr>
          <w:rFonts w:ascii="바탕체" w:eastAsia="바탕체" w:hAnsi="바탕체" w:cs="굴림체" w:hint="eastAsia"/>
        </w:rPr>
        <w:t>시설물ㆍ설비ㆍ기계 등에 의한 안전보건상의 책임을 진다.</w:t>
      </w:r>
    </w:p>
    <w:p w14:paraId="1D60DED0" w14:textId="77777777" w:rsidR="00BC19F8" w:rsidRPr="00BC19F8" w:rsidRDefault="00BC19F8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④</w:t>
      </w:r>
      <w:r w:rsidR="00F81386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255698">
        <w:rPr>
          <w:rFonts w:ascii="바탕체" w:eastAsia="바탕체" w:hAnsi="바탕체" w:cs="굴림체" w:hint="eastAsia"/>
        </w:rPr>
        <w:t xml:space="preserve">의 인력은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 w:rsidRPr="00255698">
        <w:rPr>
          <w:rFonts w:ascii="바탕체" w:eastAsia="바탕체" w:hAnsi="바탕체" w:cs="굴림체" w:hint="eastAsia"/>
        </w:rPr>
        <w:t xml:space="preserve"> 관리 작업 장소에서 위험·유해의 우려가 발견되었을 때는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 w:rsidRPr="00255698">
        <w:rPr>
          <w:rFonts w:ascii="바탕체" w:eastAsia="바탕체" w:hAnsi="바탕체" w:cs="굴림체" w:hint="eastAsia"/>
        </w:rPr>
        <w:t xml:space="preserve">에게 즉시 이를 신고하고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Pr="00255698">
        <w:rPr>
          <w:rFonts w:ascii="바탕체" w:eastAsia="바탕체" w:hAnsi="바탕체" w:cs="굴림체" w:hint="eastAsia"/>
        </w:rPr>
        <w:t xml:space="preserve"> 이에 대하여 신속한 조치를 취하여야 한다.</w:t>
      </w:r>
    </w:p>
    <w:p w14:paraId="2850844A" w14:textId="77777777" w:rsidR="00BC19F8" w:rsidRPr="00BC19F8" w:rsidRDefault="00BC19F8" w:rsidP="00BC19F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⑤</w:t>
      </w:r>
      <w:r w:rsidR="00F81386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BC19F8">
        <w:rPr>
          <w:rFonts w:ascii="바탕체" w:eastAsia="바탕체" w:hAnsi="바탕체" w:cs="굴림체"/>
        </w:rPr>
        <w:t xml:space="preserve">은 선의의 관리자로서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BC19F8">
        <w:rPr>
          <w:rFonts w:ascii="바탕체" w:eastAsia="바탕체" w:hAnsi="바탕체" w:cs="굴림체"/>
        </w:rPr>
        <w:t>의 인력의 지도 및 교육에 만전을 기하고</w:t>
      </w:r>
      <w:r w:rsidRPr="00BC19F8">
        <w:rPr>
          <w:rFonts w:ascii="바탕체" w:eastAsia="바탕체" w:hAnsi="바탕체" w:cs="굴림체" w:hint="eastAsia"/>
        </w:rPr>
        <w:t>,</w:t>
      </w:r>
      <w:r w:rsidRPr="00BC19F8">
        <w:rPr>
          <w:rFonts w:ascii="바탕체" w:eastAsia="바탕체" w:hAnsi="바탕체" w:cs="굴림체"/>
        </w:rPr>
        <w:t xml:space="preserve"> 원활한 과업 수행을 위하여 현장 유지 의무를 다한다.</w:t>
      </w:r>
    </w:p>
    <w:p w14:paraId="33EFE399" w14:textId="77777777" w:rsidR="00BC19F8" w:rsidRPr="00BC19F8" w:rsidRDefault="00BC19F8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⑥</w:t>
      </w:r>
      <w:r w:rsidR="00F81386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BC19F8">
        <w:rPr>
          <w:rFonts w:ascii="바탕체" w:eastAsia="바탕체" w:hAnsi="바탕체" w:cs="굴림체"/>
        </w:rPr>
        <w:t>은 과업수행과 관련</w:t>
      </w:r>
      <w:r w:rsidRPr="00BC19F8">
        <w:rPr>
          <w:rFonts w:ascii="바탕체" w:eastAsia="바탕체" w:hAnsi="바탕체" w:cs="굴림체" w:hint="eastAsia"/>
        </w:rPr>
        <w:t>,</w:t>
      </w:r>
      <w:r w:rsidRPr="00BC19F8"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BC19F8">
        <w:rPr>
          <w:rFonts w:ascii="바탕체" w:eastAsia="바탕체" w:hAnsi="바탕체" w:cs="굴림체"/>
        </w:rPr>
        <w:t xml:space="preserve">의 인력에 대해 근로기준법, 산업안전보건법, 산업재해보상보험법, 직업안정법, 사회보험법령 기타 인력에 </w:t>
      </w:r>
      <w:r w:rsidRPr="00BC19F8">
        <w:rPr>
          <w:rFonts w:ascii="바탕체" w:eastAsia="바탕체" w:hAnsi="바탕체" w:cs="굴림체" w:hint="eastAsia"/>
        </w:rPr>
        <w:t>관</w:t>
      </w:r>
      <w:r w:rsidRPr="00BC19F8">
        <w:rPr>
          <w:rFonts w:ascii="바탕체" w:eastAsia="바탕체" w:hAnsi="바탕체" w:cs="굴림체"/>
        </w:rPr>
        <w:t>한 법령상 책임을 지고 노무 관리를 한다.</w:t>
      </w:r>
      <w:r>
        <w:rPr>
          <w:rFonts w:ascii="바탕체" w:eastAsia="바탕체" w:hAnsi="바탕체" w:cs="굴림체"/>
        </w:rPr>
        <w:t xml:space="preserve"> </w:t>
      </w:r>
      <w:r w:rsidRPr="00BC19F8">
        <w:rPr>
          <w:rFonts w:ascii="바탕체" w:eastAsia="바탕체" w:hAnsi="바탕체" w:cs="굴림체" w:hint="eastAsia"/>
        </w:rPr>
        <w:t xml:space="preserve">다만, 관련 법령에 따라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BC19F8">
        <w:rPr>
          <w:rFonts w:ascii="바탕체" w:eastAsia="바탕체" w:hAnsi="바탕체" w:cs="굴림체" w:hint="eastAsia"/>
        </w:rPr>
        <w:t xml:space="preserve"> 그 의무를 부담하는 경우에는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 w:rsidRPr="00BC19F8">
        <w:rPr>
          <w:rFonts w:ascii="바탕체" w:eastAsia="바탕체" w:hAnsi="바탕체" w:cs="굴림체" w:hint="eastAsia"/>
        </w:rPr>
        <w:t>도 그 범위 내에서 책임을 진다.</w:t>
      </w:r>
    </w:p>
    <w:p w14:paraId="14FB40D2" w14:textId="715FE433" w:rsidR="00255698" w:rsidRPr="00255698" w:rsidRDefault="00BC19F8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⑦</w:t>
      </w:r>
      <w:r w:rsidR="00F81386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="00255698" w:rsidRPr="00255698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 w:rsidR="00255698" w:rsidRPr="00255698">
        <w:rPr>
          <w:rFonts w:ascii="바탕체" w:eastAsia="바탕체" w:hAnsi="바탕체" w:cs="굴림체" w:hint="eastAsia"/>
        </w:rPr>
        <w:t xml:space="preserve"> 관리 작업장소 내에 근무할 현장관리인을 선임하고, 다음 각 호의 업무를</w:t>
      </w:r>
      <w:r w:rsidR="00255698" w:rsidRPr="00255698">
        <w:rPr>
          <w:rFonts w:ascii="바탕체" w:eastAsia="바탕체" w:hAnsi="바탕체" w:cs="굴림체"/>
        </w:rPr>
        <w:t xml:space="preserve"> </w:t>
      </w:r>
      <w:r w:rsidR="00255698" w:rsidRPr="00255698">
        <w:rPr>
          <w:rFonts w:ascii="바탕체" w:eastAsia="바탕체" w:hAnsi="바탕체" w:cs="굴림체" w:hint="eastAsia"/>
        </w:rPr>
        <w:t>담당하게 한다.</w:t>
      </w:r>
    </w:p>
    <w:p w14:paraId="05F282C6" w14:textId="77777777" w:rsidR="00255698" w:rsidRPr="00255698" w:rsidRDefault="00255698" w:rsidP="00133BD4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255698">
        <w:rPr>
          <w:rFonts w:ascii="바탕체" w:eastAsia="바탕체" w:hAnsi="바탕체" w:cs="굴림체" w:hint="eastAsia"/>
        </w:rPr>
        <w:t xml:space="preserve">1.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수급인</w:t>
      </w:r>
      <w:r w:rsidR="00BC19F8">
        <w:rPr>
          <w:rFonts w:ascii="바탕체" w:eastAsia="바탕체" w:hAnsi="바탕체" w:cs="굴림체"/>
        </w:rPr>
        <w:t>’</w:t>
      </w:r>
      <w:r w:rsidRPr="00255698">
        <w:rPr>
          <w:rFonts w:ascii="바탕체" w:eastAsia="바탕체" w:hAnsi="바탕체" w:cs="굴림체" w:hint="eastAsia"/>
        </w:rPr>
        <w:t>의 인력에 대한 지휘·명령</w:t>
      </w:r>
    </w:p>
    <w:p w14:paraId="438F882C" w14:textId="77777777" w:rsidR="00255698" w:rsidRPr="00255698" w:rsidRDefault="00255698" w:rsidP="00133BD4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255698">
        <w:rPr>
          <w:rFonts w:ascii="바탕체" w:eastAsia="바탕체" w:hAnsi="바탕체" w:cs="굴림체" w:hint="eastAsia"/>
        </w:rPr>
        <w:t xml:space="preserve">2. 과업수행에 관한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도급인</w:t>
      </w:r>
      <w:r w:rsidR="00BC19F8">
        <w:rPr>
          <w:rFonts w:ascii="바탕체" w:eastAsia="바탕체" w:hAnsi="바탕체" w:cs="굴림체"/>
        </w:rPr>
        <w:t>’</w:t>
      </w:r>
      <w:r w:rsidR="00BC19F8">
        <w:rPr>
          <w:rFonts w:ascii="바탕체" w:eastAsia="바탕체" w:hAnsi="바탕체" w:cs="굴림체" w:hint="eastAsia"/>
        </w:rPr>
        <w:t>과</w:t>
      </w:r>
      <w:r w:rsidRPr="00255698">
        <w:rPr>
          <w:rFonts w:ascii="바탕체" w:eastAsia="바탕체" w:hAnsi="바탕체" w:cs="굴림체" w:hint="eastAsia"/>
        </w:rPr>
        <w:t>의 협의</w:t>
      </w:r>
    </w:p>
    <w:p w14:paraId="7467DA32" w14:textId="77777777" w:rsidR="00255698" w:rsidRPr="00255698" w:rsidRDefault="00255698" w:rsidP="00133BD4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255698">
        <w:rPr>
          <w:rFonts w:ascii="바탕체" w:eastAsia="바탕체" w:hAnsi="바탕체" w:cs="굴림체" w:hint="eastAsia"/>
        </w:rPr>
        <w:t>3. 기타 이 계약의 이행에 필요한 업무</w:t>
      </w:r>
    </w:p>
    <w:p w14:paraId="4F2AA4AD" w14:textId="6CA50455" w:rsidR="00255698" w:rsidRPr="00255698" w:rsidRDefault="001D1D4F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255698">
        <w:rPr>
          <w:rFonts w:ascii="바탕체" w:eastAsia="바탕체" w:hAnsi="바탕체" w:cs="굴림체" w:hint="eastAsia"/>
        </w:rPr>
        <w:t>⑧</w:t>
      </w:r>
      <w:r>
        <w:rPr>
          <w:rFonts w:ascii="바탕체" w:eastAsia="바탕체" w:hAnsi="바탕체" w:cs="굴림체" w:hint="eastAsia"/>
        </w:rPr>
        <w:t xml:space="preserve">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수급인</w:t>
      </w:r>
      <w:r w:rsidR="00BC19F8">
        <w:rPr>
          <w:rFonts w:ascii="바탕체" w:eastAsia="바탕체" w:hAnsi="바탕체" w:cs="굴림체"/>
        </w:rPr>
        <w:t>’</w:t>
      </w:r>
      <w:r w:rsidR="00BC19F8">
        <w:rPr>
          <w:rFonts w:ascii="바탕체" w:eastAsia="바탕체" w:hAnsi="바탕체" w:cs="굴림체" w:hint="eastAsia"/>
        </w:rPr>
        <w:t>은</w:t>
      </w:r>
      <w:r w:rsidR="00255698" w:rsidRPr="00255698">
        <w:rPr>
          <w:rFonts w:ascii="바탕체" w:eastAsia="바탕체" w:hAnsi="바탕체" w:cs="굴림체" w:hint="eastAsia"/>
        </w:rPr>
        <w:t xml:space="preserve"> 선임된 현장관리인의 성명 및 직위를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도급인</w:t>
      </w:r>
      <w:r w:rsidR="00BC19F8">
        <w:rPr>
          <w:rFonts w:ascii="바탕체" w:eastAsia="바탕체" w:hAnsi="바탕체" w:cs="굴림체"/>
        </w:rPr>
        <w:t>’</w:t>
      </w:r>
      <w:r w:rsidR="00255698" w:rsidRPr="00255698">
        <w:rPr>
          <w:rFonts w:ascii="바탕체" w:eastAsia="바탕체" w:hAnsi="바탕체" w:cs="굴림체" w:hint="eastAsia"/>
        </w:rPr>
        <w:t>에게 통지한다. 현장관리인을 변경한</w:t>
      </w:r>
      <w:r w:rsidR="00255698" w:rsidRPr="00255698">
        <w:rPr>
          <w:rFonts w:ascii="바탕체" w:eastAsia="바탕체" w:hAnsi="바탕체" w:cs="굴림체"/>
        </w:rPr>
        <w:t xml:space="preserve"> </w:t>
      </w:r>
      <w:r w:rsidR="00255698" w:rsidRPr="00255698">
        <w:rPr>
          <w:rFonts w:ascii="바탕체" w:eastAsia="바탕체" w:hAnsi="바탕체" w:cs="굴림체" w:hint="eastAsia"/>
        </w:rPr>
        <w:t>경우에도 같다.</w:t>
      </w:r>
    </w:p>
    <w:p w14:paraId="31FC6C12" w14:textId="11A41390" w:rsidR="00255698" w:rsidRPr="00255698" w:rsidRDefault="001D1D4F" w:rsidP="00255698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 xml:space="preserve">⑨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도급인</w:t>
      </w:r>
      <w:r w:rsidR="00BC19F8">
        <w:rPr>
          <w:rFonts w:ascii="바탕체" w:eastAsia="바탕체" w:hAnsi="바탕체" w:cs="굴림체"/>
        </w:rPr>
        <w:t>’</w:t>
      </w:r>
      <w:r w:rsidR="00BC19F8">
        <w:rPr>
          <w:rFonts w:ascii="바탕체" w:eastAsia="바탕체" w:hAnsi="바탕체" w:cs="굴림체" w:hint="eastAsia"/>
        </w:rPr>
        <w:t>은</w:t>
      </w:r>
      <w:r w:rsidR="00255698" w:rsidRPr="00255698">
        <w:rPr>
          <w:rFonts w:ascii="바탕체" w:eastAsia="바탕체" w:hAnsi="바탕체" w:cs="굴림체" w:hint="eastAsia"/>
        </w:rPr>
        <w:t xml:space="preserve"> 계약이행과 관련하여 주문·지시 등을 현장관리인에게 행하고</w:t>
      </w:r>
      <w:r w:rsidR="00133BD4">
        <w:rPr>
          <w:rFonts w:ascii="바탕체" w:eastAsia="바탕체" w:hAnsi="바탕체" w:cs="굴림체" w:hint="eastAsia"/>
        </w:rPr>
        <w:t>,</w:t>
      </w:r>
      <w:r w:rsidR="00F81386">
        <w:rPr>
          <w:rFonts w:ascii="바탕체" w:eastAsia="바탕체" w:hAnsi="바탕체" w:cs="굴림체"/>
        </w:rPr>
        <w:t xml:space="preserve"> </w:t>
      </w:r>
      <w:r w:rsidR="00133BD4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수급인</w:t>
      </w:r>
      <w:r w:rsidR="00BC19F8">
        <w:rPr>
          <w:rFonts w:ascii="바탕체" w:eastAsia="바탕체" w:hAnsi="바탕체" w:cs="굴림체"/>
        </w:rPr>
        <w:t>’</w:t>
      </w:r>
      <w:r w:rsidR="00255698" w:rsidRPr="00255698">
        <w:rPr>
          <w:rFonts w:ascii="바탕체" w:eastAsia="바탕체" w:hAnsi="바탕체" w:cs="굴림체" w:hint="eastAsia"/>
        </w:rPr>
        <w:t>의 인력에게</w:t>
      </w:r>
      <w:r w:rsidR="00255698" w:rsidRPr="00255698">
        <w:rPr>
          <w:rFonts w:ascii="바탕체" w:eastAsia="바탕체" w:hAnsi="바탕체" w:cs="굴림체"/>
        </w:rPr>
        <w:t xml:space="preserve"> </w:t>
      </w:r>
      <w:r w:rsidR="00255698" w:rsidRPr="00255698">
        <w:rPr>
          <w:rFonts w:ascii="바탕체" w:eastAsia="바탕체" w:hAnsi="바탕체" w:cs="굴림체" w:hint="eastAsia"/>
        </w:rPr>
        <w:t xml:space="preserve">직접 행하지 아니한다. 다만,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수급인</w:t>
      </w:r>
      <w:r w:rsidR="00BC19F8">
        <w:rPr>
          <w:rFonts w:ascii="바탕체" w:eastAsia="바탕체" w:hAnsi="바탕체" w:cs="굴림체"/>
        </w:rPr>
        <w:t>’</w:t>
      </w:r>
      <w:r w:rsidR="00255698" w:rsidRPr="00255698">
        <w:rPr>
          <w:rFonts w:ascii="바탕체" w:eastAsia="바탕체" w:hAnsi="바탕체" w:cs="굴림체" w:hint="eastAsia"/>
        </w:rPr>
        <w:t xml:space="preserve"> 또는 현장관리인의 책임있는 사유로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도급인</w:t>
      </w:r>
      <w:r w:rsidR="00BC19F8">
        <w:rPr>
          <w:rFonts w:ascii="바탕체" w:eastAsia="바탕체" w:hAnsi="바탕체" w:cs="굴림체"/>
        </w:rPr>
        <w:t>’</w:t>
      </w:r>
      <w:r w:rsidR="00BC19F8">
        <w:rPr>
          <w:rFonts w:ascii="바탕체" w:eastAsia="바탕체" w:hAnsi="바탕체" w:cs="굴림체" w:hint="eastAsia"/>
        </w:rPr>
        <w:t>이</w:t>
      </w:r>
      <w:r w:rsidR="00255698" w:rsidRPr="00255698">
        <w:rPr>
          <w:rFonts w:ascii="바탕체" w:eastAsia="바탕체" w:hAnsi="바탕체" w:cs="굴림체" w:hint="eastAsia"/>
        </w:rPr>
        <w:t xml:space="preserve"> 현장관리인에게 지시할 수 없는 경우에는 그러하지 아니하다.</w:t>
      </w:r>
    </w:p>
    <w:p w14:paraId="3BCAC59B" w14:textId="374A7E50" w:rsidR="008972A8" w:rsidRDefault="001D1D4F" w:rsidP="00C74572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⑩</w:t>
      </w:r>
      <w:r w:rsidR="00255698" w:rsidRPr="00255698">
        <w:rPr>
          <w:rFonts w:ascii="바탕체" w:eastAsia="바탕체" w:hAnsi="바탕체" w:cs="굴림체" w:hint="eastAsia"/>
        </w:rPr>
        <w:t xml:space="preserve"> 제</w:t>
      </w:r>
      <w:r>
        <w:rPr>
          <w:rFonts w:ascii="바탕체" w:eastAsia="바탕체" w:hAnsi="바탕체" w:cs="굴림체" w:hint="eastAsia"/>
        </w:rPr>
        <w:t>⑨</w:t>
      </w:r>
      <w:r w:rsidR="00255698" w:rsidRPr="00255698">
        <w:rPr>
          <w:rFonts w:ascii="바탕체" w:eastAsia="바탕체" w:hAnsi="바탕체" w:cs="굴림체" w:hint="eastAsia"/>
        </w:rPr>
        <w:t xml:space="preserve">항에도 불구하고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도급인</w:t>
      </w:r>
      <w:r w:rsidR="00BC19F8">
        <w:rPr>
          <w:rFonts w:ascii="바탕체" w:eastAsia="바탕체" w:hAnsi="바탕체" w:cs="굴림체"/>
        </w:rPr>
        <w:t>’</w:t>
      </w:r>
      <w:r w:rsidR="00BC19F8">
        <w:rPr>
          <w:rFonts w:ascii="바탕체" w:eastAsia="바탕체" w:hAnsi="바탕체" w:cs="굴림체" w:hint="eastAsia"/>
        </w:rPr>
        <w:t>이</w:t>
      </w:r>
      <w:r w:rsidR="00255698" w:rsidRPr="00255698">
        <w:rPr>
          <w:rFonts w:ascii="바탕체" w:eastAsia="바탕체" w:hAnsi="바탕체" w:cs="굴림체" w:hint="eastAsia"/>
        </w:rPr>
        <w:t xml:space="preserve"> 현장관리인이 아닌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수급인</w:t>
      </w:r>
      <w:r w:rsidR="00BC19F8">
        <w:rPr>
          <w:rFonts w:ascii="바탕체" w:eastAsia="바탕체" w:hAnsi="바탕체" w:cs="굴림체"/>
        </w:rPr>
        <w:t>’</w:t>
      </w:r>
      <w:r w:rsidR="00255698" w:rsidRPr="00255698">
        <w:rPr>
          <w:rFonts w:ascii="바탕체" w:eastAsia="바탕체" w:hAnsi="바탕체" w:cs="굴림체" w:hint="eastAsia"/>
        </w:rPr>
        <w:t>의 인력에게 직접 주문·지시</w:t>
      </w:r>
      <w:del w:id="15" w:author="CHOI Fred (SCK Legal)" w:date="2026-09-18T16:17:00Z">
        <w:r w:rsidR="00255698" w:rsidRPr="00255698" w:rsidDel="00682AC5">
          <w:rPr>
            <w:rFonts w:ascii="바탕체" w:eastAsia="바탕체" w:hAnsi="바탕체" w:cs="굴림체" w:hint="eastAsia"/>
          </w:rPr>
          <w:delText xml:space="preserve"> 등을</w:delText>
        </w:r>
        <w:r w:rsidR="00255698" w:rsidRPr="00255698" w:rsidDel="00682AC5">
          <w:rPr>
            <w:rFonts w:ascii="바탕체" w:eastAsia="바탕체" w:hAnsi="바탕체" w:cs="굴림체"/>
          </w:rPr>
          <w:delText xml:space="preserve"> </w:delText>
        </w:r>
        <w:r w:rsidR="00255698" w:rsidRPr="00255698" w:rsidDel="00682AC5">
          <w:rPr>
            <w:rFonts w:ascii="바탕체" w:eastAsia="바탕체" w:hAnsi="바탕체" w:cs="굴림체" w:hint="eastAsia"/>
          </w:rPr>
          <w:delText xml:space="preserve">하거나 </w:delText>
        </w:r>
        <w:commentRangeStart w:id="16"/>
        <w:r w:rsidR="00255698" w:rsidRPr="00255698" w:rsidDel="00682AC5">
          <w:rPr>
            <w:rFonts w:ascii="바탕체" w:eastAsia="바탕체" w:hAnsi="바탕체" w:cs="굴림체" w:hint="eastAsia"/>
          </w:rPr>
          <w:delText>제3자</w:delText>
        </w:r>
      </w:del>
      <w:commentRangeEnd w:id="16"/>
      <w:r w:rsidR="00682AC5">
        <w:rPr>
          <w:rStyle w:val="a8"/>
          <w:rFonts w:ascii="바탕" w:eastAsia="바탕" w:hAnsi="Times New Roman"/>
          <w:kern w:val="2"/>
        </w:rPr>
        <w:commentReference w:id="16"/>
      </w:r>
      <w:del w:id="17" w:author="CHOI Fred (SCK Legal)" w:date="2026-09-18T16:17:00Z">
        <w:r w:rsidR="00255698" w:rsidRPr="00255698" w:rsidDel="00682AC5">
          <w:rPr>
            <w:rFonts w:ascii="바탕체" w:eastAsia="바탕체" w:hAnsi="바탕체" w:cs="굴림체" w:hint="eastAsia"/>
          </w:rPr>
          <w:delText xml:space="preserve">가 현장관리인이 아닌 </w:delText>
        </w:r>
        <w:r w:rsidR="00BC19F8" w:rsidDel="00682AC5">
          <w:rPr>
            <w:rFonts w:ascii="바탕체" w:eastAsia="바탕체" w:hAnsi="바탕체" w:cs="굴림체"/>
          </w:rPr>
          <w:delText>‘</w:delText>
        </w:r>
        <w:r w:rsidR="00BC19F8" w:rsidDel="00682AC5">
          <w:rPr>
            <w:rFonts w:ascii="바탕체" w:eastAsia="바탕체" w:hAnsi="바탕체" w:cs="굴림체" w:hint="eastAsia"/>
          </w:rPr>
          <w:delText>수급인</w:delText>
        </w:r>
        <w:r w:rsidR="00BC19F8" w:rsidDel="00682AC5">
          <w:rPr>
            <w:rFonts w:ascii="바탕체" w:eastAsia="바탕체" w:hAnsi="바탕체" w:cs="굴림체"/>
          </w:rPr>
          <w:delText>’</w:delText>
        </w:r>
        <w:r w:rsidR="00255698" w:rsidRPr="00255698" w:rsidDel="00682AC5">
          <w:rPr>
            <w:rFonts w:ascii="바탕체" w:eastAsia="바탕체" w:hAnsi="바탕체" w:cs="굴림체" w:hint="eastAsia"/>
          </w:rPr>
          <w:delText>의 인력에게 직접 주문·지시 등을 하는 것을 방치</w:delText>
        </w:r>
      </w:del>
      <w:r w:rsidR="00255698" w:rsidRPr="00255698">
        <w:rPr>
          <w:rFonts w:ascii="바탕체" w:eastAsia="바탕체" w:hAnsi="바탕체" w:cs="굴림체" w:hint="eastAsia"/>
        </w:rPr>
        <w:t>하는 경우, 이로 인하여 발생하는 위험, 비용, 책임 등은</w:t>
      </w:r>
      <w:r w:rsidR="00F81386">
        <w:rPr>
          <w:rFonts w:ascii="바탕체" w:eastAsia="바탕체" w:hAnsi="바탕체" w:cs="굴림체" w:hint="eastAsia"/>
        </w:rPr>
        <w:t xml:space="preserve"> </w:t>
      </w:r>
      <w:r w:rsidR="00BC19F8">
        <w:rPr>
          <w:rFonts w:ascii="바탕체" w:eastAsia="바탕체" w:hAnsi="바탕체" w:cs="굴림체"/>
        </w:rPr>
        <w:t>‘</w:t>
      </w:r>
      <w:r w:rsidR="00BC19F8">
        <w:rPr>
          <w:rFonts w:ascii="바탕체" w:eastAsia="바탕체" w:hAnsi="바탕체" w:cs="굴림체" w:hint="eastAsia"/>
        </w:rPr>
        <w:t>도급인</w:t>
      </w:r>
      <w:r w:rsidR="00BC19F8">
        <w:rPr>
          <w:rFonts w:ascii="바탕체" w:eastAsia="바탕체" w:hAnsi="바탕체" w:cs="굴림체"/>
        </w:rPr>
        <w:t>’</w:t>
      </w:r>
      <w:r w:rsidR="00255698" w:rsidRPr="00255698">
        <w:rPr>
          <w:rFonts w:ascii="바탕체" w:eastAsia="바탕체" w:hAnsi="바탕체" w:cs="굴림체" w:hint="eastAsia"/>
        </w:rPr>
        <w:t>에게 귀속된다.</w:t>
      </w:r>
    </w:p>
    <w:p w14:paraId="6D0BA7B1" w14:textId="77777777" w:rsidR="007C754A" w:rsidRDefault="007C754A" w:rsidP="00C74572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</w:p>
    <w:p w14:paraId="732D3014" w14:textId="10ECAFAE" w:rsidR="007C754A" w:rsidRPr="005776CA" w:rsidRDefault="007C754A" w:rsidP="007C754A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>
        <w:rPr>
          <w:rFonts w:ascii="바탕체" w:eastAsia="바탕체" w:hAnsi="바탕체" w:cs="굴림체"/>
        </w:rPr>
        <w:t xml:space="preserve"> </w:t>
      </w:r>
      <w:r w:rsidR="0057756F">
        <w:rPr>
          <w:rFonts w:ascii="바탕체" w:eastAsia="바탕체" w:hAnsi="바탕체" w:cs="굴림체"/>
        </w:rPr>
        <w:t>8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</w:t>
      </w:r>
      <w:r w:rsidR="00A7633C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도급인</w:t>
      </w:r>
      <w:r w:rsidR="00A7633C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협력의무】</w:t>
      </w:r>
    </w:p>
    <w:p w14:paraId="279A55FE" w14:textId="54024B94" w:rsidR="007C754A" w:rsidRPr="0028553D" w:rsidRDefault="007C754A" w:rsidP="007C754A">
      <w:pPr>
        <w:pStyle w:val="s0"/>
        <w:spacing w:line="360" w:lineRule="auto"/>
        <w:jc w:val="both"/>
        <w:rPr>
          <w:rFonts w:ascii="바탕체" w:eastAsia="바탕체" w:hAnsi="바탕체" w:cs="굴림체"/>
          <w:rPrChange w:id="18" w:author="MIRACOM" w:date="2026-09-28T15:49:00Z">
            <w:rPr>
              <w:rFonts w:ascii="바탕체" w:eastAsia="바탕체" w:hAnsi="바탕체" w:cs="굴림체"/>
            </w:rPr>
          </w:rPrChange>
        </w:rPr>
      </w:pPr>
      <w:r w:rsidRPr="005776CA">
        <w:rPr>
          <w:rFonts w:ascii="바탕체" w:eastAsia="바탕체" w:hAnsi="바탕체" w:cs="굴림체" w:hint="eastAsia"/>
        </w:rPr>
        <w:t>①</w:t>
      </w:r>
      <w:r>
        <w:rPr>
          <w:rFonts w:ascii="바탕체" w:eastAsia="바탕체" w:hAnsi="바탕체" w:cs="굴림체" w:hint="eastAsia"/>
        </w:rPr>
        <w:t xml:space="preserve"> </w:t>
      </w:r>
      <w:r w:rsidR="00246ABE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 w:hint="eastAsia"/>
        </w:rPr>
        <w:t>도급인</w:t>
      </w:r>
      <w:r w:rsidR="00246ABE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 xml:space="preserve">은 본 계약의 이행을 위해서 부문별 업무담당자를 선임하고, 각 업무 </w:t>
      </w:r>
      <w:r w:rsidRPr="00D57CC6">
        <w:rPr>
          <w:rFonts w:ascii="바탕체" w:eastAsia="바탕체" w:hAnsi="바탕체" w:cs="굴림체" w:hint="eastAsia"/>
        </w:rPr>
        <w:lastRenderedPageBreak/>
        <w:t>담</w:t>
      </w:r>
      <w:r w:rsidRPr="0028553D">
        <w:rPr>
          <w:rFonts w:ascii="바탕체" w:eastAsia="바탕체" w:hAnsi="바탕체" w:cs="굴림체" w:hint="eastAsia"/>
          <w:rPrChange w:id="19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당자의 책임 및 역할을 정의해야 한다. </w:t>
      </w:r>
    </w:p>
    <w:p w14:paraId="66E1CC4F" w14:textId="0E0955FA" w:rsidR="007C754A" w:rsidRPr="0028553D" w:rsidRDefault="007C754A" w:rsidP="007C754A">
      <w:pPr>
        <w:pStyle w:val="s0"/>
        <w:spacing w:line="360" w:lineRule="auto"/>
        <w:jc w:val="both"/>
        <w:rPr>
          <w:rFonts w:ascii="바탕체" w:eastAsia="바탕체" w:hAnsi="바탕체" w:cs="굴림체"/>
          <w:rPrChange w:id="20" w:author="MIRACOM" w:date="2026-09-28T15:49:00Z">
            <w:rPr>
              <w:rFonts w:ascii="바탕체" w:eastAsia="바탕체" w:hAnsi="바탕체" w:cs="굴림체"/>
            </w:rPr>
          </w:rPrChange>
        </w:rPr>
      </w:pPr>
      <w:r w:rsidRPr="0028553D">
        <w:rPr>
          <w:rFonts w:ascii="바탕체" w:eastAsia="바탕체" w:hAnsi="바탕체" w:cs="굴림체" w:hint="eastAsia"/>
          <w:rPrChange w:id="21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② </w:t>
      </w:r>
      <w:r w:rsidR="00FE131D" w:rsidRPr="0028553D">
        <w:rPr>
          <w:rFonts w:ascii="바탕체" w:eastAsia="바탕체" w:hAnsi="바탕체" w:cs="굴림체"/>
          <w:rPrChange w:id="22" w:author="MIRACOM" w:date="2026-09-28T15:49:00Z">
            <w:rPr>
              <w:rFonts w:ascii="바탕체" w:eastAsia="바탕체" w:hAnsi="바탕체" w:cs="굴림체"/>
            </w:rPr>
          </w:rPrChange>
        </w:rPr>
        <w:t>‘</w:t>
      </w:r>
      <w:r w:rsidRPr="0028553D">
        <w:rPr>
          <w:rFonts w:ascii="바탕체" w:eastAsia="바탕체" w:hAnsi="바탕체" w:cs="굴림체" w:hint="eastAsia"/>
          <w:rPrChange w:id="23" w:author="MIRACOM" w:date="2026-09-28T15:49:00Z">
            <w:rPr>
              <w:rFonts w:ascii="바탕체" w:eastAsia="바탕체" w:hAnsi="바탕체" w:cs="굴림체" w:hint="eastAsia"/>
            </w:rPr>
          </w:rPrChange>
        </w:rPr>
        <w:t>도급인</w:t>
      </w:r>
      <w:r w:rsidR="00246ABE" w:rsidRPr="0028553D">
        <w:rPr>
          <w:rFonts w:ascii="바탕체" w:eastAsia="바탕체" w:hAnsi="바탕체" w:cs="굴림체"/>
          <w:rPrChange w:id="24" w:author="MIRACOM" w:date="2026-09-28T15:49:00Z">
            <w:rPr>
              <w:rFonts w:ascii="바탕체" w:eastAsia="바탕체" w:hAnsi="바탕체" w:cs="굴림체"/>
            </w:rPr>
          </w:rPrChange>
        </w:rPr>
        <w:t>’</w:t>
      </w:r>
      <w:r w:rsidRPr="0028553D">
        <w:rPr>
          <w:rFonts w:ascii="바탕체" w:eastAsia="바탕체" w:hAnsi="바탕체" w:cs="굴림체" w:hint="eastAsia"/>
          <w:rPrChange w:id="25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은 본 계약상 </w:t>
      </w:r>
      <w:r w:rsidR="00FE131D" w:rsidRPr="0028553D">
        <w:rPr>
          <w:rFonts w:ascii="바탕체" w:eastAsia="바탕체" w:hAnsi="바탕체" w:cs="굴림체"/>
          <w:rPrChange w:id="26" w:author="MIRACOM" w:date="2026-09-28T15:49:00Z">
            <w:rPr>
              <w:rFonts w:ascii="바탕체" w:eastAsia="바탕체" w:hAnsi="바탕체" w:cs="굴림체"/>
            </w:rPr>
          </w:rPrChange>
        </w:rPr>
        <w:t>‘</w:t>
      </w:r>
      <w:r w:rsidRPr="0028553D">
        <w:rPr>
          <w:rFonts w:ascii="바탕체" w:eastAsia="바탕체" w:hAnsi="바탕체" w:cs="굴림체" w:hint="eastAsia"/>
          <w:rPrChange w:id="27" w:author="MIRACOM" w:date="2026-09-28T15:49:00Z">
            <w:rPr>
              <w:rFonts w:ascii="바탕체" w:eastAsia="바탕체" w:hAnsi="바탕체" w:cs="굴림체" w:hint="eastAsia"/>
            </w:rPr>
          </w:rPrChange>
        </w:rPr>
        <w:t>수급인</w:t>
      </w:r>
      <w:r w:rsidR="00246ABE" w:rsidRPr="0028553D">
        <w:rPr>
          <w:rFonts w:ascii="바탕체" w:eastAsia="바탕체" w:hAnsi="바탕체" w:cs="굴림체"/>
          <w:rPrChange w:id="28" w:author="MIRACOM" w:date="2026-09-28T15:49:00Z">
            <w:rPr>
              <w:rFonts w:ascii="바탕체" w:eastAsia="바탕체" w:hAnsi="바탕체" w:cs="굴림체"/>
            </w:rPr>
          </w:rPrChange>
        </w:rPr>
        <w:t>’</w:t>
      </w:r>
      <w:r w:rsidRPr="0028553D">
        <w:rPr>
          <w:rFonts w:ascii="바탕체" w:eastAsia="바탕체" w:hAnsi="바탕체" w:cs="굴림체" w:hint="eastAsia"/>
          <w:rPrChange w:id="29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의 서비스와 관련하여 필요한 데이터, 정보 등의 각종 자료를 제공하고, 대내외 기관의 협조가 필요한 경우 해당 기관으로 하여금 </w:t>
      </w:r>
      <w:r w:rsidR="00FE131D" w:rsidRPr="0028553D">
        <w:rPr>
          <w:rFonts w:ascii="바탕체" w:eastAsia="바탕체" w:hAnsi="바탕체" w:cs="굴림체"/>
          <w:rPrChange w:id="30" w:author="MIRACOM" w:date="2026-09-28T15:49:00Z">
            <w:rPr>
              <w:rFonts w:ascii="바탕체" w:eastAsia="바탕체" w:hAnsi="바탕체" w:cs="굴림체"/>
            </w:rPr>
          </w:rPrChange>
        </w:rPr>
        <w:t>‘</w:t>
      </w:r>
      <w:r w:rsidRPr="0028553D">
        <w:rPr>
          <w:rFonts w:ascii="바탕체" w:eastAsia="바탕체" w:hAnsi="바탕체" w:cs="굴림체" w:hint="eastAsia"/>
          <w:rPrChange w:id="31" w:author="MIRACOM" w:date="2026-09-28T15:49:00Z">
            <w:rPr>
              <w:rFonts w:ascii="바탕체" w:eastAsia="바탕체" w:hAnsi="바탕체" w:cs="굴림체" w:hint="eastAsia"/>
            </w:rPr>
          </w:rPrChange>
        </w:rPr>
        <w:t>수급인</w:t>
      </w:r>
      <w:r w:rsidR="00A7633C" w:rsidRPr="0028553D">
        <w:rPr>
          <w:rFonts w:ascii="바탕체" w:eastAsia="바탕체" w:hAnsi="바탕체" w:cs="굴림체"/>
          <w:rPrChange w:id="32" w:author="MIRACOM" w:date="2026-09-28T15:49:00Z">
            <w:rPr>
              <w:rFonts w:ascii="바탕체" w:eastAsia="바탕체" w:hAnsi="바탕체" w:cs="굴림체"/>
            </w:rPr>
          </w:rPrChange>
        </w:rPr>
        <w:t>’</w:t>
      </w:r>
      <w:r w:rsidRPr="0028553D">
        <w:rPr>
          <w:rFonts w:ascii="바탕체" w:eastAsia="바탕체" w:hAnsi="바탕체" w:cs="굴림체" w:hint="eastAsia"/>
          <w:rPrChange w:id="33" w:author="MIRACOM" w:date="2026-09-28T15:49:00Z">
            <w:rPr>
              <w:rFonts w:ascii="바탕체" w:eastAsia="바탕체" w:hAnsi="바탕체" w:cs="굴림체" w:hint="eastAsia"/>
            </w:rPr>
          </w:rPrChange>
        </w:rPr>
        <w:t>에 협조하도록 조치하여야 한다.</w:t>
      </w:r>
    </w:p>
    <w:p w14:paraId="7F67E722" w14:textId="3FFDF34F" w:rsidR="007C754A" w:rsidRPr="0028553D" w:rsidDel="00682AC5" w:rsidRDefault="00FD7CDE" w:rsidP="007C754A">
      <w:pPr>
        <w:pStyle w:val="s0"/>
        <w:spacing w:line="360" w:lineRule="auto"/>
        <w:jc w:val="both"/>
        <w:rPr>
          <w:del w:id="34" w:author="CHOI Fred (SCK Legal)" w:date="2026-09-18T16:18:00Z"/>
          <w:rFonts w:ascii="바탕체" w:eastAsia="바탕체" w:hAnsi="바탕체" w:cs="굴림체"/>
          <w:rPrChange w:id="35" w:author="MIRACOM" w:date="2026-09-28T15:49:00Z">
            <w:rPr>
              <w:del w:id="36" w:author="CHOI Fred (SCK Legal)" w:date="2026-09-18T16:18:00Z"/>
              <w:rFonts w:ascii="바탕체" w:eastAsia="바탕체" w:hAnsi="바탕체" w:cs="굴림체"/>
            </w:rPr>
          </w:rPrChange>
        </w:rPr>
      </w:pPr>
      <w:commentRangeStart w:id="37"/>
      <w:commentRangeStart w:id="38"/>
      <w:del w:id="39" w:author="CHOI Fred (SCK Legal)" w:date="2026-09-18T16:18:00Z">
        <w:r w:rsidRPr="0028553D" w:rsidDel="00682AC5">
          <w:rPr>
            <w:rFonts w:ascii="바탕체" w:eastAsia="바탕체" w:hAnsi="바탕체" w:cs="굴림체" w:hint="eastAsia"/>
            <w:rPrChange w:id="40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③</w:delText>
        </w:r>
        <w:r w:rsidR="007C754A" w:rsidRPr="0028553D" w:rsidDel="00682AC5">
          <w:rPr>
            <w:rFonts w:ascii="바탕체" w:eastAsia="바탕체" w:hAnsi="바탕체" w:cs="굴림체" w:hint="eastAsia"/>
            <w:rPrChange w:id="41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 </w:delText>
        </w:r>
        <w:r w:rsidR="00FE131D" w:rsidRPr="0028553D" w:rsidDel="00682AC5">
          <w:rPr>
            <w:rFonts w:ascii="바탕체" w:eastAsia="바탕체" w:hAnsi="바탕체" w:cs="굴림체"/>
            <w:rPrChange w:id="42" w:author="MIRACOM" w:date="2026-09-28T15:49:00Z">
              <w:rPr>
                <w:rFonts w:ascii="바탕체" w:eastAsia="바탕체" w:hAnsi="바탕체" w:cs="굴림체"/>
              </w:rPr>
            </w:rPrChange>
          </w:rPr>
          <w:delText>‘</w:delText>
        </w:r>
        <w:r w:rsidR="007C754A" w:rsidRPr="0028553D" w:rsidDel="00682AC5">
          <w:rPr>
            <w:rFonts w:ascii="바탕체" w:eastAsia="바탕체" w:hAnsi="바탕체" w:cs="굴림체" w:hint="eastAsia"/>
            <w:rPrChange w:id="43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도급인</w:delText>
        </w:r>
      </w:del>
      <w:commentRangeEnd w:id="37"/>
      <w:r w:rsidR="00682AC5" w:rsidRPr="0028553D">
        <w:rPr>
          <w:rStyle w:val="a8"/>
          <w:rFonts w:ascii="바탕" w:eastAsia="바탕" w:hAnsi="Times New Roman"/>
          <w:kern w:val="2"/>
          <w:rPrChange w:id="44" w:author="MIRACOM" w:date="2026-09-28T15:49:00Z">
            <w:rPr>
              <w:rStyle w:val="a8"/>
              <w:rFonts w:ascii="바탕" w:eastAsia="바탕" w:hAnsi="Times New Roman"/>
              <w:kern w:val="2"/>
            </w:rPr>
          </w:rPrChange>
        </w:rPr>
        <w:commentReference w:id="37"/>
      </w:r>
      <w:commentRangeEnd w:id="38"/>
      <w:r w:rsidR="004D4D4F" w:rsidRPr="0028553D">
        <w:rPr>
          <w:rStyle w:val="a8"/>
          <w:rFonts w:ascii="바탕" w:eastAsia="바탕" w:hAnsi="Times New Roman"/>
          <w:kern w:val="2"/>
          <w:rPrChange w:id="45" w:author="MIRACOM" w:date="2026-09-28T15:49:00Z">
            <w:rPr>
              <w:rStyle w:val="a8"/>
              <w:rFonts w:ascii="바탕" w:eastAsia="바탕" w:hAnsi="Times New Roman"/>
              <w:kern w:val="2"/>
            </w:rPr>
          </w:rPrChange>
        </w:rPr>
        <w:commentReference w:id="38"/>
      </w:r>
      <w:del w:id="46" w:author="CHOI Fred (SCK Legal)" w:date="2026-09-18T16:18:00Z">
        <w:r w:rsidR="00246ABE" w:rsidRPr="0028553D" w:rsidDel="00682AC5">
          <w:rPr>
            <w:rFonts w:ascii="바탕체" w:eastAsia="바탕체" w:hAnsi="바탕체" w:cs="굴림체"/>
            <w:rPrChange w:id="47" w:author="MIRACOM" w:date="2026-09-28T15:49:00Z">
              <w:rPr>
                <w:rFonts w:ascii="바탕체" w:eastAsia="바탕체" w:hAnsi="바탕체" w:cs="굴림체"/>
              </w:rPr>
            </w:rPrChange>
          </w:rPr>
          <w:delText>’</w:delText>
        </w:r>
        <w:r w:rsidR="007C754A" w:rsidRPr="0028553D" w:rsidDel="00682AC5">
          <w:rPr>
            <w:rFonts w:ascii="바탕체" w:eastAsia="바탕체" w:hAnsi="바탕체" w:cs="굴림체" w:hint="eastAsia"/>
            <w:rPrChange w:id="48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은 본</w:delText>
        </w:r>
        <w:r w:rsidRPr="0028553D" w:rsidDel="00682AC5">
          <w:rPr>
            <w:rFonts w:ascii="바탕체" w:eastAsia="바탕체" w:hAnsi="바탕체" w:cs="굴림체" w:hint="eastAsia"/>
            <w:rPrChange w:id="49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 xml:space="preserve"> </w:delText>
        </w:r>
        <w:r w:rsidR="007C754A" w:rsidRPr="0028553D" w:rsidDel="00682AC5">
          <w:rPr>
            <w:rFonts w:ascii="바탕체" w:eastAsia="바탕체" w:hAnsi="바탕체" w:cs="굴림체" w:hint="eastAsia"/>
            <w:rPrChange w:id="50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계약상 </w:delText>
        </w:r>
        <w:r w:rsidR="00FE131D" w:rsidRPr="0028553D" w:rsidDel="00682AC5">
          <w:rPr>
            <w:rFonts w:ascii="바탕체" w:eastAsia="바탕체" w:hAnsi="바탕체" w:cs="굴림체"/>
            <w:rPrChange w:id="51" w:author="MIRACOM" w:date="2026-09-28T15:49:00Z">
              <w:rPr>
                <w:rFonts w:ascii="바탕체" w:eastAsia="바탕체" w:hAnsi="바탕체" w:cs="굴림체"/>
              </w:rPr>
            </w:rPrChange>
          </w:rPr>
          <w:delText>‘</w:delText>
        </w:r>
        <w:r w:rsidR="007C754A" w:rsidRPr="0028553D" w:rsidDel="00682AC5">
          <w:rPr>
            <w:rFonts w:ascii="바탕체" w:eastAsia="바탕체" w:hAnsi="바탕체" w:cs="굴림체" w:hint="eastAsia"/>
            <w:rPrChange w:id="52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수급인</w:delText>
        </w:r>
        <w:r w:rsidR="00246ABE" w:rsidRPr="0028553D" w:rsidDel="00682AC5">
          <w:rPr>
            <w:rFonts w:ascii="바탕체" w:eastAsia="바탕체" w:hAnsi="바탕체" w:cs="굴림체"/>
            <w:rPrChange w:id="53" w:author="MIRACOM" w:date="2026-09-28T15:49:00Z">
              <w:rPr>
                <w:rFonts w:ascii="바탕체" w:eastAsia="바탕체" w:hAnsi="바탕체" w:cs="굴림체"/>
              </w:rPr>
            </w:rPrChange>
          </w:rPr>
          <w:delText>’</w:delText>
        </w:r>
        <w:r w:rsidR="007C754A" w:rsidRPr="0028553D" w:rsidDel="00682AC5">
          <w:rPr>
            <w:rFonts w:ascii="바탕체" w:eastAsia="바탕체" w:hAnsi="바탕체" w:cs="굴림체" w:hint="eastAsia"/>
            <w:rPrChange w:id="54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의</w:delText>
        </w:r>
        <w:r w:rsidRPr="0028553D" w:rsidDel="00682AC5">
          <w:rPr>
            <w:rFonts w:ascii="바탕체" w:eastAsia="바탕체" w:hAnsi="바탕체" w:cs="굴림체" w:hint="eastAsia"/>
            <w:rPrChange w:id="55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 xml:space="preserve"> 과업과</w:delText>
        </w:r>
        <w:r w:rsidR="007C754A" w:rsidRPr="0028553D" w:rsidDel="00682AC5">
          <w:rPr>
            <w:rFonts w:ascii="바탕체" w:eastAsia="바탕체" w:hAnsi="바탕체" w:cs="굴림체" w:hint="eastAsia"/>
            <w:rPrChange w:id="56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 xml:space="preserve"> 관련되거나 그 전제가 되는 타공사, 타시스템 구축, 기타 타 계약사항 및 준비사항을 계획된 일정에 따라 완성하여 </w:delText>
        </w:r>
        <w:r w:rsidR="00A7633C" w:rsidRPr="0028553D" w:rsidDel="00682AC5">
          <w:rPr>
            <w:rFonts w:ascii="바탕체" w:eastAsia="바탕체" w:hAnsi="바탕체" w:cs="굴림체"/>
            <w:rPrChange w:id="57" w:author="MIRACOM" w:date="2026-09-28T15:49:00Z">
              <w:rPr>
                <w:rFonts w:ascii="바탕체" w:eastAsia="바탕체" w:hAnsi="바탕체" w:cs="굴림체"/>
              </w:rPr>
            </w:rPrChange>
          </w:rPr>
          <w:delText>‘</w:delText>
        </w:r>
        <w:r w:rsidR="007C754A" w:rsidRPr="0028553D" w:rsidDel="00682AC5">
          <w:rPr>
            <w:rFonts w:ascii="바탕체" w:eastAsia="바탕체" w:hAnsi="바탕체" w:cs="굴림체" w:hint="eastAsia"/>
            <w:rPrChange w:id="58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수급인</w:delText>
        </w:r>
        <w:r w:rsidR="00A7633C" w:rsidRPr="0028553D" w:rsidDel="00682AC5">
          <w:rPr>
            <w:rFonts w:ascii="바탕체" w:eastAsia="바탕체" w:hAnsi="바탕체" w:cs="굴림체"/>
            <w:rPrChange w:id="59" w:author="MIRACOM" w:date="2026-09-28T15:49:00Z">
              <w:rPr>
                <w:rFonts w:ascii="바탕체" w:eastAsia="바탕체" w:hAnsi="바탕체" w:cs="굴림체"/>
              </w:rPr>
            </w:rPrChange>
          </w:rPr>
          <w:delText>’</w:delText>
        </w:r>
        <w:r w:rsidR="007C754A" w:rsidRPr="0028553D" w:rsidDel="00682AC5">
          <w:rPr>
            <w:rFonts w:ascii="바탕체" w:eastAsia="바탕체" w:hAnsi="바탕체" w:cs="굴림체" w:hint="eastAsia"/>
            <w:rPrChange w:id="60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 xml:space="preserve">이 적기에 </w:delText>
        </w:r>
        <w:r w:rsidRPr="0028553D" w:rsidDel="00682AC5">
          <w:rPr>
            <w:rFonts w:ascii="바탕체" w:eastAsia="바탕체" w:hAnsi="바탕체" w:cs="굴림체" w:hint="eastAsia"/>
            <w:rPrChange w:id="61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과업을</w:delText>
        </w:r>
        <w:r w:rsidR="007C754A" w:rsidRPr="0028553D" w:rsidDel="00682AC5">
          <w:rPr>
            <w:rFonts w:ascii="바탕체" w:eastAsia="바탕체" w:hAnsi="바탕체" w:cs="굴림체" w:hint="eastAsia"/>
            <w:rPrChange w:id="62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 완료할 수 있도록 하여야 한다. </w:delText>
        </w:r>
      </w:del>
    </w:p>
    <w:p w14:paraId="501B0DE5" w14:textId="2350B3F5" w:rsidR="007C754A" w:rsidRPr="0028553D" w:rsidRDefault="004D4D4F" w:rsidP="007C754A">
      <w:pPr>
        <w:pStyle w:val="s0"/>
        <w:spacing w:line="360" w:lineRule="auto"/>
        <w:jc w:val="both"/>
        <w:rPr>
          <w:rFonts w:ascii="바탕체" w:eastAsia="바탕체" w:hAnsi="바탕체" w:cs="굴림체"/>
          <w:rPrChange w:id="63" w:author="MIRACOM" w:date="2026-09-28T15:49:00Z">
            <w:rPr>
              <w:rFonts w:ascii="바탕체" w:eastAsia="바탕체" w:hAnsi="바탕체" w:cs="굴림체"/>
            </w:rPr>
          </w:rPrChange>
        </w:rPr>
      </w:pPr>
      <w:ins w:id="64" w:author="MIRACOM" w:date="2026-09-22T14:55:00Z">
        <w:r w:rsidRPr="0028553D">
          <w:rPr>
            <w:rFonts w:ascii="바탕체" w:eastAsia="바탕체" w:hAnsi="바탕체" w:cs="굴림체" w:hint="eastAsia"/>
            <w:rPrChange w:id="65" w:author="MIRACOM" w:date="2026-09-28T15:49:00Z">
              <w:rPr>
                <w:rFonts w:ascii="바탕체" w:eastAsia="바탕체" w:hAnsi="바탕체" w:cs="굴림체" w:hint="eastAsia"/>
                <w:highlight w:val="yellow"/>
              </w:rPr>
            </w:rPrChange>
          </w:rPr>
          <w:t>③</w:t>
        </w:r>
        <w:r w:rsidRPr="0028553D" w:rsidDel="004D4D4F">
          <w:rPr>
            <w:rFonts w:ascii="바탕체" w:eastAsia="바탕체" w:hAnsi="바탕체" w:cs="굴림체" w:hint="eastAsia"/>
            <w:rPrChange w:id="66" w:author="MIRACOM" w:date="2026-09-28T15:49:00Z">
              <w:rPr>
                <w:rFonts w:ascii="바탕체" w:eastAsia="바탕체" w:hAnsi="바탕체" w:cs="굴림체" w:hint="eastAsia"/>
                <w:highlight w:val="yellow"/>
              </w:rPr>
            </w:rPrChange>
          </w:rPr>
          <w:t xml:space="preserve"> </w:t>
        </w:r>
      </w:ins>
      <w:del w:id="67" w:author="MIRACOM" w:date="2026-09-22T14:55:00Z">
        <w:r w:rsidR="00FD7CDE" w:rsidRPr="0028553D" w:rsidDel="004D4D4F">
          <w:rPr>
            <w:rFonts w:ascii="바탕체" w:eastAsia="바탕체" w:hAnsi="바탕체" w:cs="굴림체" w:hint="eastAsia"/>
            <w:rPrChange w:id="68" w:author="MIRACOM" w:date="2026-09-28T15:49:00Z">
              <w:rPr>
                <w:rFonts w:ascii="바탕체" w:eastAsia="바탕체" w:hAnsi="바탕체" w:cs="굴림체" w:hint="eastAsia"/>
                <w:highlight w:val="yellow"/>
              </w:rPr>
            </w:rPrChange>
          </w:rPr>
          <w:delText>④</w:delText>
        </w:r>
      </w:del>
      <w:r w:rsidR="00FE131D" w:rsidRPr="0028553D">
        <w:rPr>
          <w:rFonts w:ascii="바탕체" w:eastAsia="바탕체" w:hAnsi="바탕체" w:cs="굴림체"/>
          <w:rPrChange w:id="69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‘</w:t>
      </w:r>
      <w:r w:rsidR="007C754A" w:rsidRPr="0028553D">
        <w:rPr>
          <w:rFonts w:ascii="바탕체" w:eastAsia="바탕체" w:hAnsi="바탕체" w:cs="굴림체" w:hint="eastAsia"/>
          <w:rPrChange w:id="70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도급인</w:t>
      </w:r>
      <w:r w:rsidR="00246ABE" w:rsidRPr="0028553D">
        <w:rPr>
          <w:rFonts w:ascii="바탕체" w:eastAsia="바탕체" w:hAnsi="바탕체" w:cs="굴림체"/>
          <w:rPrChange w:id="71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’</w:t>
      </w:r>
      <w:r w:rsidR="007C754A" w:rsidRPr="0028553D">
        <w:rPr>
          <w:rFonts w:ascii="바탕체" w:eastAsia="바탕체" w:hAnsi="바탕체" w:cs="굴림체" w:hint="eastAsia"/>
          <w:rPrChange w:id="72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의 본 조의 협력의무 불이행, 이행지체, 불완전이행 등의 사유로 인하여</w:t>
      </w:r>
      <w:r w:rsidR="007C754A" w:rsidRPr="0028553D">
        <w:rPr>
          <w:rFonts w:ascii="바탕체" w:eastAsia="바탕체" w:hAnsi="바탕체" w:cs="굴림체"/>
          <w:rPrChange w:id="73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FE131D" w:rsidRPr="0028553D">
        <w:rPr>
          <w:rFonts w:ascii="바탕체" w:eastAsia="바탕체" w:hAnsi="바탕체" w:cs="굴림체"/>
          <w:rPrChange w:id="74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‘</w:t>
      </w:r>
      <w:r w:rsidR="007C754A" w:rsidRPr="0028553D">
        <w:rPr>
          <w:rFonts w:ascii="바탕체" w:eastAsia="바탕체" w:hAnsi="바탕체" w:cs="굴림체" w:hint="eastAsia"/>
          <w:rPrChange w:id="75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수급인</w:t>
      </w:r>
      <w:r w:rsidR="00246ABE" w:rsidRPr="0028553D">
        <w:rPr>
          <w:rFonts w:ascii="바탕체" w:eastAsia="바탕체" w:hAnsi="바탕체" w:cs="굴림체"/>
          <w:rPrChange w:id="76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’</w:t>
      </w:r>
      <w:r w:rsidR="007C754A" w:rsidRPr="0028553D">
        <w:rPr>
          <w:rFonts w:ascii="바탕체" w:eastAsia="바탕체" w:hAnsi="바탕체" w:cs="굴림체" w:hint="eastAsia"/>
          <w:rPrChange w:id="77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의 본 건 서비스 제공이 지체되거나</w:t>
      </w:r>
      <w:r w:rsidR="007C754A" w:rsidRPr="0028553D">
        <w:rPr>
          <w:rFonts w:ascii="바탕체" w:eastAsia="바탕체" w:hAnsi="바탕체" w:cs="굴림체"/>
          <w:rPrChange w:id="78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FE131D" w:rsidRPr="0028553D">
        <w:rPr>
          <w:rFonts w:ascii="바탕체" w:eastAsia="바탕체" w:hAnsi="바탕체" w:cs="굴림체"/>
          <w:rPrChange w:id="79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‘</w:t>
      </w:r>
      <w:r w:rsidR="007C754A" w:rsidRPr="0028553D">
        <w:rPr>
          <w:rFonts w:ascii="바탕체" w:eastAsia="바탕체" w:hAnsi="바탕체" w:cs="굴림체" w:hint="eastAsia"/>
          <w:rPrChange w:id="80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수급인</w:t>
      </w:r>
      <w:r w:rsidR="00246ABE" w:rsidRPr="0028553D">
        <w:rPr>
          <w:rFonts w:ascii="바탕체" w:eastAsia="바탕체" w:hAnsi="바탕체" w:cs="굴림체"/>
          <w:rPrChange w:id="81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’</w:t>
      </w:r>
      <w:r w:rsidR="007C754A" w:rsidRPr="0028553D">
        <w:rPr>
          <w:rFonts w:ascii="바탕체" w:eastAsia="바탕체" w:hAnsi="바탕체" w:cs="굴림체" w:hint="eastAsia"/>
          <w:rPrChange w:id="82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이 제공한 서비스에 하자가 발생한 경우, 이에 대하여</w:t>
      </w:r>
      <w:r w:rsidR="007C754A" w:rsidRPr="0028553D">
        <w:rPr>
          <w:rFonts w:ascii="바탕체" w:eastAsia="바탕체" w:hAnsi="바탕체" w:cs="굴림체"/>
          <w:rPrChange w:id="83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‘</w:t>
      </w:r>
      <w:r w:rsidR="007C754A" w:rsidRPr="0028553D">
        <w:rPr>
          <w:rFonts w:ascii="바탕체" w:eastAsia="바탕체" w:hAnsi="바탕체" w:cs="굴림체" w:hint="eastAsia"/>
          <w:rPrChange w:id="84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수급인</w:t>
      </w:r>
      <w:r w:rsidR="007C754A" w:rsidRPr="0028553D">
        <w:rPr>
          <w:rFonts w:ascii="바탕체" w:eastAsia="바탕체" w:hAnsi="바탕체" w:cs="굴림체"/>
          <w:rPrChange w:id="85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’</w:t>
      </w:r>
      <w:r w:rsidR="007C754A" w:rsidRPr="0028553D">
        <w:rPr>
          <w:rFonts w:ascii="바탕체" w:eastAsia="바탕체" w:hAnsi="바탕체" w:cs="굴림체" w:hint="eastAsia"/>
          <w:rPrChange w:id="86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 xml:space="preserve">은 책임을 </w:t>
      </w:r>
      <w:r w:rsidR="00FD7CDE" w:rsidRPr="0028553D">
        <w:rPr>
          <w:rFonts w:ascii="바탕체" w:eastAsia="바탕체" w:hAnsi="바탕체" w:cs="굴림체" w:hint="eastAsia"/>
          <w:rPrChange w:id="87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면한다.</w:t>
      </w:r>
    </w:p>
    <w:p w14:paraId="38F0DE7D" w14:textId="77777777" w:rsidR="008972A8" w:rsidRPr="0028553D" w:rsidRDefault="008972A8" w:rsidP="00C74572">
      <w:pPr>
        <w:pStyle w:val="s0"/>
        <w:spacing w:line="360" w:lineRule="auto"/>
        <w:jc w:val="both"/>
        <w:rPr>
          <w:rFonts w:ascii="바탕체" w:eastAsia="바탕체" w:hAnsi="바탕체" w:cs="굴림체"/>
          <w:rPrChange w:id="88" w:author="MIRACOM" w:date="2026-09-28T15:49:00Z">
            <w:rPr>
              <w:rFonts w:ascii="바탕체" w:eastAsia="바탕체" w:hAnsi="바탕체" w:cs="굴림체"/>
            </w:rPr>
          </w:rPrChange>
        </w:rPr>
      </w:pPr>
    </w:p>
    <w:p w14:paraId="0B942227" w14:textId="5CFB825C" w:rsidR="008972A8" w:rsidRPr="0028553D" w:rsidRDefault="008972A8" w:rsidP="008972A8">
      <w:pPr>
        <w:pStyle w:val="s0"/>
        <w:spacing w:line="360" w:lineRule="auto"/>
        <w:rPr>
          <w:rFonts w:ascii="바탕체" w:eastAsia="바탕체" w:hAnsi="바탕체" w:cs="굴림체"/>
          <w:rPrChange w:id="89" w:author="MIRACOM" w:date="2026-09-28T15:49:00Z">
            <w:rPr>
              <w:rFonts w:ascii="바탕체" w:eastAsia="바탕체" w:hAnsi="바탕체" w:cs="굴림체"/>
            </w:rPr>
          </w:rPrChange>
        </w:rPr>
      </w:pPr>
      <w:r w:rsidRPr="0028553D">
        <w:rPr>
          <w:rFonts w:ascii="바탕체" w:eastAsia="바탕체" w:hAnsi="바탕체" w:cs="굴림체"/>
          <w:rPrChange w:id="90" w:author="MIRACOM" w:date="2026-09-28T15:49:00Z">
            <w:rPr>
              <w:rFonts w:ascii="바탕체" w:eastAsia="바탕체" w:hAnsi="바탕체" w:cs="굴림체"/>
            </w:rPr>
          </w:rPrChange>
        </w:rPr>
        <w:t>제</w:t>
      </w:r>
      <w:r w:rsidR="002F05C7" w:rsidRPr="0028553D">
        <w:rPr>
          <w:rFonts w:ascii="바탕체" w:eastAsia="바탕체" w:hAnsi="바탕체" w:cs="굴림체" w:hint="eastAsia"/>
          <w:rPrChange w:id="91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 </w:t>
      </w:r>
      <w:r w:rsidR="0057756F" w:rsidRPr="0028553D">
        <w:rPr>
          <w:rFonts w:ascii="바탕체" w:eastAsia="바탕체" w:hAnsi="바탕체" w:cs="굴림체"/>
          <w:rPrChange w:id="92" w:author="MIRACOM" w:date="2026-09-28T15:49:00Z">
            <w:rPr>
              <w:rFonts w:ascii="바탕체" w:eastAsia="바탕체" w:hAnsi="바탕체" w:cs="굴림체"/>
            </w:rPr>
          </w:rPrChange>
        </w:rPr>
        <w:t>9</w:t>
      </w:r>
      <w:r w:rsidR="00FD7CDE" w:rsidRPr="0028553D">
        <w:rPr>
          <w:rFonts w:ascii="바탕체" w:eastAsia="바탕체" w:hAnsi="바탕체" w:cs="굴림체"/>
          <w:rPrChange w:id="93" w:author="MIRACOM" w:date="2026-09-28T15:49:00Z">
            <w:rPr>
              <w:rFonts w:ascii="바탕체" w:eastAsia="바탕체" w:hAnsi="바탕체" w:cs="굴림체"/>
            </w:rPr>
          </w:rPrChange>
        </w:rPr>
        <w:t xml:space="preserve"> </w:t>
      </w:r>
      <w:r w:rsidRPr="0028553D">
        <w:rPr>
          <w:rFonts w:ascii="바탕체" w:eastAsia="바탕체" w:hAnsi="바탕체" w:cs="굴림체"/>
          <w:rPrChange w:id="94" w:author="MIRACOM" w:date="2026-09-28T15:49:00Z">
            <w:rPr>
              <w:rFonts w:ascii="바탕체" w:eastAsia="바탕체" w:hAnsi="바탕체" w:cs="굴림체"/>
            </w:rPr>
          </w:rPrChange>
        </w:rPr>
        <w:t xml:space="preserve">조 【납품 또는 </w:t>
      </w:r>
      <w:r w:rsidR="00D019B5" w:rsidRPr="0028553D">
        <w:rPr>
          <w:rFonts w:ascii="바탕체" w:eastAsia="바탕체" w:hAnsi="바탕체" w:cs="굴림체"/>
          <w:rPrChange w:id="95" w:author="MIRACOM" w:date="2026-09-28T15:49:00Z">
            <w:rPr>
              <w:rFonts w:ascii="바탕체" w:eastAsia="바탕체" w:hAnsi="바탕체" w:cs="굴림체"/>
            </w:rPr>
          </w:rPrChange>
        </w:rPr>
        <w:t>제</w:t>
      </w:r>
      <w:r w:rsidR="00D019B5" w:rsidRPr="0028553D">
        <w:rPr>
          <w:rFonts w:ascii="바탕체" w:eastAsia="바탕체" w:hAnsi="바탕체" w:cs="굴림체" w:hint="eastAsia"/>
          <w:rPrChange w:id="96" w:author="MIRACOM" w:date="2026-09-28T15:49:00Z">
            <w:rPr>
              <w:rFonts w:ascii="바탕체" w:eastAsia="바탕체" w:hAnsi="바탕체" w:cs="굴림체" w:hint="eastAsia"/>
            </w:rPr>
          </w:rPrChange>
        </w:rPr>
        <w:t>공</w:t>
      </w:r>
      <w:r w:rsidRPr="0028553D">
        <w:rPr>
          <w:rFonts w:ascii="바탕체" w:eastAsia="바탕체" w:hAnsi="바탕체" w:cs="굴림체"/>
          <w:rPrChange w:id="97" w:author="MIRACOM" w:date="2026-09-28T15:49:00Z">
            <w:rPr>
              <w:rFonts w:ascii="바탕체" w:eastAsia="바탕체" w:hAnsi="바탕체" w:cs="굴림체"/>
            </w:rPr>
          </w:rPrChange>
        </w:rPr>
        <w:t>】</w:t>
      </w:r>
    </w:p>
    <w:p w14:paraId="4CEEE33F" w14:textId="77777777" w:rsidR="008972A8" w:rsidRPr="0028553D" w:rsidRDefault="008972A8" w:rsidP="008972A8">
      <w:pPr>
        <w:pStyle w:val="s0"/>
        <w:spacing w:line="360" w:lineRule="auto"/>
        <w:jc w:val="both"/>
        <w:rPr>
          <w:rFonts w:ascii="바탕체" w:eastAsia="바탕체" w:hAnsi="바탕체" w:cs="굴림체"/>
          <w:rPrChange w:id="98" w:author="MIRACOM" w:date="2026-09-28T15:49:00Z">
            <w:rPr>
              <w:rFonts w:ascii="바탕체" w:eastAsia="바탕체" w:hAnsi="바탕체" w:cs="굴림체"/>
            </w:rPr>
          </w:rPrChange>
        </w:rPr>
      </w:pPr>
      <w:r w:rsidRPr="0028553D">
        <w:rPr>
          <w:rFonts w:ascii="바탕체" w:eastAsia="바탕체" w:hAnsi="바탕체" w:cs="굴림체" w:hint="eastAsia"/>
          <w:rPrChange w:id="99" w:author="MIRACOM" w:date="2026-09-28T15:49:00Z">
            <w:rPr>
              <w:rFonts w:ascii="바탕체" w:eastAsia="바탕체" w:hAnsi="바탕체" w:cs="굴림체" w:hint="eastAsia"/>
            </w:rPr>
          </w:rPrChange>
        </w:rPr>
        <w:t>①</w:t>
      </w:r>
      <w:r w:rsidR="00246ABE" w:rsidRPr="0028553D">
        <w:rPr>
          <w:rFonts w:ascii="바탕체" w:eastAsia="바탕체" w:hAnsi="바탕체" w:cs="굴림체" w:hint="eastAsia"/>
          <w:rPrChange w:id="100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 </w:t>
      </w:r>
      <w:r w:rsidRPr="0028553D">
        <w:rPr>
          <w:rFonts w:ascii="바탕체" w:eastAsia="바탕체" w:hAnsi="바탕체" w:cs="굴림체"/>
          <w:rPrChange w:id="101" w:author="MIRACOM" w:date="2026-09-28T15:49:00Z">
            <w:rPr>
              <w:rFonts w:ascii="바탕체" w:eastAsia="바탕체" w:hAnsi="바탕체" w:cs="굴림체"/>
            </w:rPr>
          </w:rPrChange>
        </w:rPr>
        <w:t>‘</w:t>
      </w:r>
      <w:r w:rsidRPr="0028553D">
        <w:rPr>
          <w:rFonts w:ascii="바탕체" w:eastAsia="바탕체" w:hAnsi="바탕체" w:cs="굴림체" w:hint="eastAsia"/>
          <w:rPrChange w:id="102" w:author="MIRACOM" w:date="2026-09-28T15:49:00Z">
            <w:rPr>
              <w:rFonts w:ascii="바탕체" w:eastAsia="바탕체" w:hAnsi="바탕체" w:cs="굴림체" w:hint="eastAsia"/>
            </w:rPr>
          </w:rPrChange>
        </w:rPr>
        <w:t>수급인</w:t>
      </w:r>
      <w:r w:rsidRPr="0028553D">
        <w:rPr>
          <w:rFonts w:ascii="바탕체" w:eastAsia="바탕체" w:hAnsi="바탕체" w:cs="굴림체"/>
          <w:rPrChange w:id="103" w:author="MIRACOM" w:date="2026-09-28T15:49:00Z">
            <w:rPr>
              <w:rFonts w:ascii="바탕체" w:eastAsia="바탕체" w:hAnsi="바탕체" w:cs="굴림체"/>
            </w:rPr>
          </w:rPrChange>
        </w:rPr>
        <w:t>’은 본 계약에 의한 과업의 수행을 완료한 후</w:t>
      </w:r>
      <w:r w:rsidRPr="0028553D">
        <w:rPr>
          <w:rFonts w:ascii="바탕체" w:eastAsia="바탕체" w:hAnsi="바탕체" w:cs="굴림체" w:hint="eastAsia"/>
          <w:rPrChange w:id="104" w:author="MIRACOM" w:date="2026-09-28T15:49:00Z">
            <w:rPr>
              <w:rFonts w:ascii="바탕체" w:eastAsia="바탕체" w:hAnsi="바탕체" w:cs="굴림체" w:hint="eastAsia"/>
            </w:rPr>
          </w:rPrChange>
        </w:rPr>
        <w:t>,</w:t>
      </w:r>
      <w:r w:rsidRPr="0028553D">
        <w:rPr>
          <w:rFonts w:ascii="바탕체" w:eastAsia="바탕체" w:hAnsi="바탕체" w:cs="굴림체"/>
          <w:rPrChange w:id="105" w:author="MIRACOM" w:date="2026-09-28T15:49:00Z">
            <w:rPr>
              <w:rFonts w:ascii="바탕체" w:eastAsia="바탕체" w:hAnsi="바탕체" w:cs="굴림체"/>
            </w:rPr>
          </w:rPrChange>
        </w:rPr>
        <w:t xml:space="preserve"> 양 당사자가 </w:t>
      </w:r>
      <w:r w:rsidRPr="0028553D">
        <w:rPr>
          <w:rFonts w:ascii="바탕체" w:eastAsia="바탕체" w:hAnsi="바탕체" w:cs="굴림체" w:hint="eastAsia"/>
          <w:rPrChange w:id="106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사전에 </w:t>
      </w:r>
      <w:r w:rsidRPr="0028553D">
        <w:rPr>
          <w:rFonts w:ascii="바탕체" w:eastAsia="바탕체" w:hAnsi="바탕체" w:cs="굴림체"/>
          <w:rPrChange w:id="107" w:author="MIRACOM" w:date="2026-09-28T15:49:00Z">
            <w:rPr>
              <w:rFonts w:ascii="바탕체" w:eastAsia="바탕체" w:hAnsi="바탕체" w:cs="굴림체"/>
            </w:rPr>
          </w:rPrChange>
        </w:rPr>
        <w:t xml:space="preserve">협의하여 정한 </w:t>
      </w:r>
      <w:r w:rsidRPr="0028553D">
        <w:rPr>
          <w:rFonts w:ascii="바탕체" w:eastAsia="바탕체" w:hAnsi="바탕체" w:cs="굴림체" w:hint="eastAsia"/>
          <w:rPrChange w:id="108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기일에 목적물을 </w:t>
      </w:r>
      <w:r w:rsidRPr="0028553D">
        <w:rPr>
          <w:rFonts w:ascii="바탕체" w:eastAsia="바탕체" w:hAnsi="바탕체" w:cs="굴림체"/>
          <w:rPrChange w:id="109" w:author="MIRACOM" w:date="2026-09-28T15:49:00Z">
            <w:rPr>
              <w:rFonts w:ascii="바탕체" w:eastAsia="바탕체" w:hAnsi="바탕체" w:cs="굴림체"/>
            </w:rPr>
          </w:rPrChange>
        </w:rPr>
        <w:t>납품 또는 제공</w:t>
      </w:r>
      <w:r w:rsidRPr="0028553D">
        <w:rPr>
          <w:rFonts w:ascii="바탕체" w:eastAsia="바탕체" w:hAnsi="바탕체" w:cs="굴림체" w:hint="eastAsia"/>
          <w:rPrChange w:id="110" w:author="MIRACOM" w:date="2026-09-28T15:49:00Z">
            <w:rPr>
              <w:rFonts w:ascii="바탕체" w:eastAsia="바탕체" w:hAnsi="바탕체" w:cs="굴림체" w:hint="eastAsia"/>
            </w:rPr>
          </w:rPrChange>
        </w:rPr>
        <w:t>한다.</w:t>
      </w:r>
      <w:r w:rsidRPr="0028553D">
        <w:rPr>
          <w:rFonts w:ascii="바탕체" w:eastAsia="바탕체" w:hAnsi="바탕체" w:cs="굴림체"/>
          <w:rPrChange w:id="111" w:author="MIRACOM" w:date="2026-09-28T15:49:00Z">
            <w:rPr>
              <w:rFonts w:ascii="바탕체" w:eastAsia="바탕체" w:hAnsi="바탕체" w:cs="굴림체"/>
            </w:rPr>
          </w:rPrChange>
        </w:rPr>
        <w:t xml:space="preserve"> </w:t>
      </w:r>
      <w:r w:rsidR="002F05C7" w:rsidRPr="0028553D">
        <w:rPr>
          <w:rFonts w:ascii="바탕체" w:eastAsia="바탕체" w:hAnsi="바탕체" w:cs="굴림체" w:hint="eastAsia"/>
          <w:rPrChange w:id="112" w:author="MIRACOM" w:date="2026-09-28T15:49:00Z">
            <w:rPr>
              <w:rFonts w:ascii="바탕체" w:eastAsia="바탕체" w:hAnsi="바탕체" w:cs="굴림체" w:hint="eastAsia"/>
            </w:rPr>
          </w:rPrChange>
        </w:rPr>
        <w:t>납품 또는 제공의 방법은 과업내역서 기타 문서에 의해 사전에 정한 바에 따른다.</w:t>
      </w:r>
      <w:r w:rsidR="002F05C7" w:rsidRPr="0028553D">
        <w:rPr>
          <w:rFonts w:ascii="바탕체" w:eastAsia="바탕체" w:hAnsi="바탕체" w:cs="굴림체"/>
          <w:rPrChange w:id="113" w:author="MIRACOM" w:date="2026-09-28T15:49:00Z">
            <w:rPr>
              <w:rFonts w:ascii="바탕체" w:eastAsia="바탕체" w:hAnsi="바탕체" w:cs="굴림체"/>
            </w:rPr>
          </w:rPrChange>
        </w:rPr>
        <w:t xml:space="preserve"> </w:t>
      </w:r>
    </w:p>
    <w:p w14:paraId="0390C0C1" w14:textId="77777777" w:rsidR="008972A8" w:rsidRPr="0028553D" w:rsidRDefault="008972A8" w:rsidP="008972A8">
      <w:pPr>
        <w:pStyle w:val="s0"/>
        <w:spacing w:line="360" w:lineRule="auto"/>
        <w:jc w:val="both"/>
        <w:rPr>
          <w:rFonts w:ascii="바탕체" w:eastAsia="바탕체" w:hAnsi="바탕체" w:cs="굴림체"/>
          <w:rPrChange w:id="114" w:author="MIRACOM" w:date="2026-09-28T15:49:00Z">
            <w:rPr>
              <w:rFonts w:ascii="바탕체" w:eastAsia="바탕체" w:hAnsi="바탕체" w:cs="굴림체"/>
            </w:rPr>
          </w:rPrChange>
        </w:rPr>
      </w:pPr>
      <w:r w:rsidRPr="0028553D">
        <w:rPr>
          <w:rFonts w:ascii="바탕체" w:eastAsia="바탕체" w:hAnsi="바탕체" w:cs="굴림체" w:hint="eastAsia"/>
          <w:rPrChange w:id="115" w:author="MIRACOM" w:date="2026-09-28T15:49:00Z">
            <w:rPr>
              <w:rFonts w:ascii="바탕체" w:eastAsia="바탕체" w:hAnsi="바탕체" w:cs="굴림체" w:hint="eastAsia"/>
            </w:rPr>
          </w:rPrChange>
        </w:rPr>
        <w:t>②</w:t>
      </w:r>
      <w:r w:rsidRPr="0028553D">
        <w:rPr>
          <w:rFonts w:ascii="바탕체" w:eastAsia="바탕체" w:hAnsi="바탕체" w:cs="굴림체"/>
          <w:rPrChange w:id="116" w:author="MIRACOM" w:date="2026-09-28T15:49:00Z">
            <w:rPr>
              <w:rFonts w:ascii="바탕체" w:eastAsia="바탕체" w:hAnsi="바탕체" w:cs="굴림체"/>
            </w:rPr>
          </w:rPrChange>
        </w:rPr>
        <w:t xml:space="preserve"> ‘</w:t>
      </w:r>
      <w:r w:rsidRPr="0028553D">
        <w:rPr>
          <w:rFonts w:ascii="바탕체" w:eastAsia="바탕체" w:hAnsi="바탕체" w:cs="굴림체" w:hint="eastAsia"/>
          <w:rPrChange w:id="117" w:author="MIRACOM" w:date="2026-09-28T15:49:00Z">
            <w:rPr>
              <w:rFonts w:ascii="바탕체" w:eastAsia="바탕체" w:hAnsi="바탕체" w:cs="굴림체" w:hint="eastAsia"/>
            </w:rPr>
          </w:rPrChange>
        </w:rPr>
        <w:t>수급인</w:t>
      </w:r>
      <w:r w:rsidRPr="0028553D">
        <w:rPr>
          <w:rFonts w:ascii="바탕체" w:eastAsia="바탕체" w:hAnsi="바탕체" w:cs="굴림체"/>
          <w:rPrChange w:id="118" w:author="MIRACOM" w:date="2026-09-28T15:49:00Z">
            <w:rPr>
              <w:rFonts w:ascii="바탕체" w:eastAsia="바탕체" w:hAnsi="바탕체" w:cs="굴림체"/>
            </w:rPr>
          </w:rPrChange>
        </w:rPr>
        <w:t>’은 납기의 지연, 기타 납품 제공에 관련한 문제점이 발생하였을 경우</w:t>
      </w:r>
      <w:r w:rsidRPr="0028553D">
        <w:rPr>
          <w:rFonts w:ascii="바탕체" w:eastAsia="바탕체" w:hAnsi="바탕체" w:cs="굴림체" w:hint="eastAsia"/>
          <w:rPrChange w:id="119" w:author="MIRACOM" w:date="2026-09-28T15:49:00Z">
            <w:rPr>
              <w:rFonts w:ascii="바탕체" w:eastAsia="바탕체" w:hAnsi="바탕체" w:cs="굴림체" w:hint="eastAsia"/>
            </w:rPr>
          </w:rPrChange>
        </w:rPr>
        <w:t>,</w:t>
      </w:r>
      <w:r w:rsidRPr="0028553D">
        <w:rPr>
          <w:rFonts w:ascii="바탕체" w:eastAsia="바탕체" w:hAnsi="바탕체" w:cs="굴림체"/>
          <w:rPrChange w:id="120" w:author="MIRACOM" w:date="2026-09-28T15:49:00Z">
            <w:rPr>
              <w:rFonts w:ascii="바탕체" w:eastAsia="바탕체" w:hAnsi="바탕체" w:cs="굴림체"/>
            </w:rPr>
          </w:rPrChange>
        </w:rPr>
        <w:t xml:space="preserve"> 신속하게 ‘</w:t>
      </w:r>
      <w:r w:rsidRPr="0028553D">
        <w:rPr>
          <w:rFonts w:ascii="바탕체" w:eastAsia="바탕체" w:hAnsi="바탕체" w:cs="굴림체" w:hint="eastAsia"/>
          <w:rPrChange w:id="121" w:author="MIRACOM" w:date="2026-09-28T15:49:00Z">
            <w:rPr>
              <w:rFonts w:ascii="바탕체" w:eastAsia="바탕체" w:hAnsi="바탕체" w:cs="굴림체" w:hint="eastAsia"/>
            </w:rPr>
          </w:rPrChange>
        </w:rPr>
        <w:t>도급인</w:t>
      </w:r>
      <w:r w:rsidRPr="0028553D">
        <w:rPr>
          <w:rFonts w:ascii="바탕체" w:eastAsia="바탕체" w:hAnsi="바탕체" w:cs="굴림체"/>
          <w:rPrChange w:id="122" w:author="MIRACOM" w:date="2026-09-28T15:49:00Z">
            <w:rPr>
              <w:rFonts w:ascii="바탕체" w:eastAsia="바탕체" w:hAnsi="바탕체" w:cs="굴림체"/>
            </w:rPr>
          </w:rPrChange>
        </w:rPr>
        <w:t>’과의</w:t>
      </w:r>
      <w:r w:rsidRPr="0028553D">
        <w:rPr>
          <w:rFonts w:ascii="바탕체" w:eastAsia="바탕체" w:hAnsi="바탕체" w:cs="굴림체" w:hint="eastAsia"/>
          <w:rPrChange w:id="123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 협의를 통해</w:t>
      </w:r>
      <w:r w:rsidRPr="0028553D">
        <w:rPr>
          <w:rFonts w:ascii="바탕체" w:eastAsia="바탕체" w:hAnsi="바탕체" w:cs="굴림체"/>
          <w:rPrChange w:id="124" w:author="MIRACOM" w:date="2026-09-28T15:49:00Z">
            <w:rPr>
              <w:rFonts w:ascii="바탕체" w:eastAsia="바탕체" w:hAnsi="바탕체" w:cs="굴림체"/>
            </w:rPr>
          </w:rPrChange>
        </w:rPr>
        <w:t xml:space="preserve"> 필요한 조치를 강구한다. </w:t>
      </w:r>
    </w:p>
    <w:p w14:paraId="633F6FEC" w14:textId="3330D474" w:rsidR="008972A8" w:rsidRPr="0028553D" w:rsidRDefault="008972A8" w:rsidP="008972A8">
      <w:pPr>
        <w:pStyle w:val="s0"/>
        <w:spacing w:line="360" w:lineRule="auto"/>
        <w:jc w:val="both"/>
        <w:rPr>
          <w:rFonts w:ascii="바탕체" w:eastAsia="바탕체" w:hAnsi="바탕체" w:cs="굴림체"/>
          <w:rPrChange w:id="125" w:author="MIRACOM" w:date="2026-09-28T15:49:00Z">
            <w:rPr>
              <w:rFonts w:ascii="바탕체" w:eastAsia="바탕체" w:hAnsi="바탕체" w:cs="굴림체"/>
            </w:rPr>
          </w:rPrChange>
        </w:rPr>
      </w:pPr>
      <w:r w:rsidRPr="0028553D">
        <w:rPr>
          <w:rFonts w:ascii="바탕체" w:eastAsia="바탕체" w:hAnsi="바탕체" w:cs="굴림체" w:hint="eastAsia"/>
          <w:rPrChange w:id="126" w:author="MIRACOM" w:date="2026-09-28T15:49:00Z">
            <w:rPr>
              <w:rFonts w:ascii="바탕체" w:eastAsia="바탕체" w:hAnsi="바탕체" w:cs="굴림체" w:hint="eastAsia"/>
            </w:rPr>
          </w:rPrChange>
        </w:rPr>
        <w:t>③</w:t>
      </w:r>
      <w:r w:rsidRPr="0028553D">
        <w:rPr>
          <w:rFonts w:ascii="바탕체" w:eastAsia="바탕체" w:hAnsi="바탕체" w:cs="굴림체"/>
          <w:rPrChange w:id="127" w:author="MIRACOM" w:date="2026-09-28T15:49:00Z">
            <w:rPr>
              <w:rFonts w:ascii="바탕체" w:eastAsia="바탕체" w:hAnsi="바탕체" w:cs="굴림체"/>
            </w:rPr>
          </w:rPrChange>
        </w:rPr>
        <w:t xml:space="preserve"> 양 당사자는 협의하여 납기를 조정할 수 </w:t>
      </w:r>
      <w:r w:rsidR="002F05C7" w:rsidRPr="0028553D">
        <w:rPr>
          <w:rFonts w:ascii="바탕체" w:eastAsia="바탕체" w:hAnsi="바탕체" w:cs="굴림체"/>
          <w:rPrChange w:id="128" w:author="MIRACOM" w:date="2026-09-28T15:49:00Z">
            <w:rPr>
              <w:rFonts w:ascii="바탕체" w:eastAsia="바탕체" w:hAnsi="바탕체" w:cs="굴림체"/>
            </w:rPr>
          </w:rPrChange>
        </w:rPr>
        <w:t>있</w:t>
      </w:r>
      <w:r w:rsidR="002F05C7" w:rsidRPr="0028553D">
        <w:rPr>
          <w:rFonts w:ascii="바탕체" w:eastAsia="바탕체" w:hAnsi="바탕체" w:cs="굴림체" w:hint="eastAsia"/>
          <w:rPrChange w:id="129" w:author="MIRACOM" w:date="2026-09-28T15:49:00Z">
            <w:rPr>
              <w:rFonts w:ascii="바탕체" w:eastAsia="바탕체" w:hAnsi="바탕체" w:cs="굴림체" w:hint="eastAsia"/>
            </w:rPr>
          </w:rPrChange>
        </w:rPr>
        <w:t>다.</w:t>
      </w:r>
      <w:r w:rsidR="002F05C7" w:rsidRPr="0028553D">
        <w:rPr>
          <w:rFonts w:ascii="바탕체" w:eastAsia="바탕체" w:hAnsi="바탕체" w:cs="굴림체"/>
          <w:rPrChange w:id="130" w:author="MIRACOM" w:date="2026-09-28T15:49:00Z">
            <w:rPr>
              <w:rFonts w:ascii="바탕체" w:eastAsia="바탕체" w:hAnsi="바탕체" w:cs="굴림체"/>
            </w:rPr>
          </w:rPrChange>
        </w:rPr>
        <w:t xml:space="preserve"> </w:t>
      </w:r>
      <w:r w:rsidRPr="0028553D">
        <w:rPr>
          <w:rFonts w:ascii="바탕체" w:eastAsia="바탕체" w:hAnsi="바탕체" w:cs="굴림체" w:hint="eastAsia"/>
          <w:rPrChange w:id="131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납기가 양 당사자의 협의로 </w:t>
      </w:r>
      <w:r w:rsidR="002F05C7" w:rsidRPr="0028553D">
        <w:rPr>
          <w:rFonts w:ascii="바탕체" w:eastAsia="바탕체" w:hAnsi="바탕체" w:cs="굴림체" w:hint="eastAsia"/>
          <w:rPrChange w:id="132" w:author="MIRACOM" w:date="2026-09-28T15:49:00Z">
            <w:rPr>
              <w:rFonts w:ascii="바탕체" w:eastAsia="바탕체" w:hAnsi="바탕체" w:cs="굴림체" w:hint="eastAsia"/>
            </w:rPr>
          </w:rPrChange>
        </w:rPr>
        <w:t>조정되거나</w:t>
      </w:r>
      <w:r w:rsidRPr="0028553D">
        <w:rPr>
          <w:rFonts w:ascii="바탕체" w:eastAsia="바탕체" w:hAnsi="바탕체" w:cs="굴림체" w:hint="eastAsia"/>
          <w:rPrChange w:id="133" w:author="MIRACOM" w:date="2026-09-28T15:49:00Z">
            <w:rPr>
              <w:rFonts w:ascii="바탕체" w:eastAsia="바탕체" w:hAnsi="바탕체" w:cs="굴림체" w:hint="eastAsia"/>
            </w:rPr>
          </w:rPrChange>
        </w:rPr>
        <w:t>,</w:t>
      </w:r>
      <w:r w:rsidR="002F05C7" w:rsidRPr="0028553D">
        <w:rPr>
          <w:rFonts w:ascii="바탕체" w:eastAsia="바탕체" w:hAnsi="바탕체" w:cs="굴림체"/>
          <w:rPrChange w:id="134" w:author="MIRACOM" w:date="2026-09-28T15:49:00Z">
            <w:rPr>
              <w:rFonts w:ascii="바탕체" w:eastAsia="바탕체" w:hAnsi="바탕체" w:cs="굴림체"/>
            </w:rPr>
          </w:rPrChange>
        </w:rPr>
        <w:t xml:space="preserve"> </w:t>
      </w:r>
      <w:r w:rsidR="002F05C7" w:rsidRPr="0028553D">
        <w:rPr>
          <w:rFonts w:ascii="바탕체" w:eastAsia="바탕체" w:hAnsi="바탕체" w:cs="굴림체" w:hint="eastAsia"/>
          <w:rPrChange w:id="135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불가항력 </w:t>
      </w:r>
      <w:commentRangeStart w:id="136"/>
      <w:r w:rsidR="002F05C7" w:rsidRPr="0028553D">
        <w:rPr>
          <w:rFonts w:ascii="바탕체" w:eastAsia="바탕체" w:hAnsi="바탕체" w:cs="굴림체" w:hint="eastAsia"/>
          <w:rPrChange w:id="137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기타</w:t>
      </w:r>
      <w:commentRangeEnd w:id="136"/>
      <w:r w:rsidR="004D4D4F" w:rsidRPr="0028553D">
        <w:rPr>
          <w:rStyle w:val="a8"/>
          <w:rFonts w:ascii="바탕" w:eastAsia="바탕" w:hAnsi="Times New Roman"/>
          <w:kern w:val="2"/>
          <w:rPrChange w:id="138" w:author="MIRACOM" w:date="2026-09-28T15:49:00Z">
            <w:rPr>
              <w:rStyle w:val="a8"/>
              <w:rFonts w:ascii="바탕" w:eastAsia="바탕" w:hAnsi="Times New Roman"/>
              <w:kern w:val="2"/>
            </w:rPr>
          </w:rPrChange>
        </w:rPr>
        <w:commentReference w:id="136"/>
      </w:r>
      <w:r w:rsidR="002F05C7" w:rsidRPr="0028553D">
        <w:rPr>
          <w:rFonts w:ascii="바탕체" w:eastAsia="바탕체" w:hAnsi="바탕체" w:cs="굴림체" w:hint="eastAsia"/>
          <w:rPrChange w:id="139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 xml:space="preserve"> </w:t>
      </w:r>
      <w:r w:rsidR="002F05C7" w:rsidRPr="0028553D">
        <w:rPr>
          <w:rFonts w:ascii="바탕체" w:eastAsia="바탕체" w:hAnsi="바탕체" w:cs="굴림체"/>
          <w:rPrChange w:id="140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‘</w:t>
      </w:r>
      <w:r w:rsidR="002F05C7" w:rsidRPr="0028553D">
        <w:rPr>
          <w:rFonts w:ascii="바탕체" w:eastAsia="바탕체" w:hAnsi="바탕체" w:cs="굴림체" w:hint="eastAsia"/>
          <w:rPrChange w:id="141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수급인</w:t>
      </w:r>
      <w:r w:rsidR="002F05C7" w:rsidRPr="0028553D">
        <w:rPr>
          <w:rFonts w:ascii="바탕체" w:eastAsia="바탕체" w:hAnsi="바탕체" w:cs="굴림체"/>
          <w:rPrChange w:id="142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’</w:t>
      </w:r>
      <w:r w:rsidR="002F05C7" w:rsidRPr="0028553D">
        <w:rPr>
          <w:rFonts w:ascii="바탕체" w:eastAsia="바탕체" w:hAnsi="바탕체" w:cs="굴림체" w:hint="eastAsia"/>
          <w:rPrChange w:id="143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의 책임없는</w:t>
      </w:r>
      <w:r w:rsidR="002F05C7" w:rsidRPr="0028553D">
        <w:rPr>
          <w:rFonts w:ascii="바탕체" w:eastAsia="바탕체" w:hAnsi="바탕체" w:cs="굴림체" w:hint="eastAsia"/>
          <w:rPrChange w:id="144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 사유로 납품이 지연되는 경우</w:t>
      </w:r>
      <w:r w:rsidRPr="0028553D">
        <w:rPr>
          <w:rFonts w:ascii="바탕체" w:eastAsia="바탕체" w:hAnsi="바탕체" w:cs="굴림체"/>
          <w:rPrChange w:id="145" w:author="MIRACOM" w:date="2026-09-28T15:49:00Z">
            <w:rPr>
              <w:rFonts w:ascii="바탕체" w:eastAsia="바탕체" w:hAnsi="바탕체" w:cs="굴림체"/>
            </w:rPr>
          </w:rPrChange>
        </w:rPr>
        <w:t xml:space="preserve"> </w:t>
      </w:r>
      <w:r w:rsidR="002F05C7" w:rsidRPr="0028553D">
        <w:rPr>
          <w:rFonts w:ascii="바탕체" w:eastAsia="바탕체" w:hAnsi="바탕체" w:cs="굴림체"/>
          <w:rPrChange w:id="146" w:author="MIRACOM" w:date="2026-09-28T15:49:00Z">
            <w:rPr>
              <w:rFonts w:ascii="바탕체" w:eastAsia="바탕체" w:hAnsi="바탕체" w:cs="굴림체"/>
            </w:rPr>
          </w:rPrChange>
        </w:rPr>
        <w:t>‘</w:t>
      </w:r>
      <w:r w:rsidR="002F05C7" w:rsidRPr="0028553D">
        <w:rPr>
          <w:rFonts w:ascii="바탕체" w:eastAsia="바탕체" w:hAnsi="바탕체" w:cs="굴림체" w:hint="eastAsia"/>
          <w:rPrChange w:id="147" w:author="MIRACOM" w:date="2026-09-28T15:49:00Z">
            <w:rPr>
              <w:rFonts w:ascii="바탕체" w:eastAsia="바탕체" w:hAnsi="바탕체" w:cs="굴림체" w:hint="eastAsia"/>
            </w:rPr>
          </w:rPrChange>
        </w:rPr>
        <w:t>수급인</w:t>
      </w:r>
      <w:r w:rsidR="002F05C7" w:rsidRPr="0028553D">
        <w:rPr>
          <w:rFonts w:ascii="바탕체" w:eastAsia="바탕체" w:hAnsi="바탕체" w:cs="굴림체"/>
          <w:rPrChange w:id="148" w:author="MIRACOM" w:date="2026-09-28T15:49:00Z">
            <w:rPr>
              <w:rFonts w:ascii="바탕체" w:eastAsia="바탕체" w:hAnsi="바탕체" w:cs="굴림체"/>
            </w:rPr>
          </w:rPrChange>
        </w:rPr>
        <w:t>’</w:t>
      </w:r>
      <w:r w:rsidR="002F05C7" w:rsidRPr="0028553D">
        <w:rPr>
          <w:rFonts w:ascii="바탕체" w:eastAsia="바탕체" w:hAnsi="바탕체" w:cs="굴림체" w:hint="eastAsia"/>
          <w:rPrChange w:id="149" w:author="MIRACOM" w:date="2026-09-28T15:49:00Z">
            <w:rPr>
              <w:rFonts w:ascii="바탕체" w:eastAsia="바탕체" w:hAnsi="바탕체" w:cs="굴림체" w:hint="eastAsia"/>
            </w:rPr>
          </w:rPrChange>
        </w:rPr>
        <w:t xml:space="preserve">은 지연으로 인한 </w:t>
      </w:r>
      <w:ins w:id="150" w:author="CHOI Fred (SCK Legal)" w:date="2026-09-18T16:19:00Z">
        <w:r w:rsidR="00682AC5" w:rsidRPr="0028553D">
          <w:rPr>
            <w:rFonts w:ascii="바탕체" w:eastAsia="바탕체" w:hAnsi="바탕체" w:cs="굴림체" w:hint="eastAsia"/>
            <w:rPrChange w:id="151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t>그</w:t>
        </w:r>
        <w:del w:id="152" w:author="MIRACOM" w:date="2026-09-22T14:56:00Z">
          <w:r w:rsidR="00682AC5" w:rsidRPr="0028553D" w:rsidDel="004D4D4F">
            <w:rPr>
              <w:rFonts w:ascii="바탕체" w:eastAsia="바탕체" w:hAnsi="바탕체" w:cs="굴림체" w:hint="eastAsia"/>
              <w:rPrChange w:id="153" w:author="MIRACOM" w:date="2026-09-28T15:49:00Z">
                <w:rPr>
                  <w:rFonts w:ascii="바탕체" w:eastAsia="바탕체" w:hAnsi="바탕체" w:cs="굴림체" w:hint="eastAsia"/>
                </w:rPr>
              </w:rPrChange>
            </w:rPr>
            <w:delText xml:space="preserve"> 불가항력</w:delText>
          </w:r>
        </w:del>
        <w:r w:rsidR="00682AC5" w:rsidRPr="0028553D">
          <w:rPr>
            <w:rFonts w:ascii="바탕체" w:eastAsia="바탕체" w:hAnsi="바탕체" w:cs="굴림체" w:hint="eastAsia"/>
            <w:rPrChange w:id="154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t xml:space="preserve"> 사</w:t>
        </w:r>
      </w:ins>
      <w:ins w:id="155" w:author="CHOI Fred (SCK Legal)" w:date="2026-09-18T16:20:00Z">
        <w:r w:rsidR="00682AC5" w:rsidRPr="0028553D">
          <w:rPr>
            <w:rFonts w:ascii="바탕체" w:eastAsia="바탕체" w:hAnsi="바탕체" w:cs="굴림체" w:hint="eastAsia"/>
            <w:rPrChange w:id="156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t>유와 직접 관련되는 한도에서 지연책임을 면한</w:t>
        </w:r>
      </w:ins>
      <w:ins w:id="157" w:author="CHOI Fred (SCK Legal)" w:date="2026-09-18T16:21:00Z">
        <w:r w:rsidR="00682AC5" w:rsidRPr="0028553D">
          <w:rPr>
            <w:rFonts w:ascii="바탕체" w:eastAsia="바탕체" w:hAnsi="바탕체" w:cs="굴림체" w:hint="eastAsia"/>
            <w:rPrChange w:id="158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t>다</w:t>
        </w:r>
      </w:ins>
      <w:del w:id="159" w:author="CHOI Fred (SCK Legal)" w:date="2026-09-18T16:19:00Z">
        <w:r w:rsidR="002F05C7" w:rsidRPr="0028553D" w:rsidDel="00682AC5">
          <w:rPr>
            <w:rFonts w:ascii="바탕체" w:eastAsia="바탕체" w:hAnsi="바탕체" w:cs="굴림체" w:hint="eastAsia"/>
            <w:rPrChange w:id="160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>일체의</w:delText>
        </w:r>
      </w:del>
      <w:del w:id="161" w:author="CHOI Fred (SCK Legal)" w:date="2026-09-18T16:20:00Z">
        <w:r w:rsidR="002F05C7" w:rsidRPr="0028553D" w:rsidDel="00682AC5">
          <w:rPr>
            <w:rFonts w:ascii="바탕체" w:eastAsia="바탕체" w:hAnsi="바탕체" w:cs="굴림체" w:hint="eastAsia"/>
            <w:rPrChange w:id="162" w:author="MIRACOM" w:date="2026-09-28T15:49:00Z">
              <w:rPr>
                <w:rFonts w:ascii="바탕체" w:eastAsia="바탕체" w:hAnsi="바탕체" w:cs="굴림체" w:hint="eastAsia"/>
              </w:rPr>
            </w:rPrChange>
          </w:rPr>
          <w:delText xml:space="preserve"> 법률상 책임을 지지 아니한다</w:delText>
        </w:r>
      </w:del>
      <w:r w:rsidR="002F05C7" w:rsidRPr="0028553D">
        <w:rPr>
          <w:rFonts w:ascii="바탕체" w:eastAsia="바탕체" w:hAnsi="바탕체" w:cs="굴림체" w:hint="eastAsia"/>
          <w:rPrChange w:id="163" w:author="MIRACOM" w:date="2026-09-28T15:49:00Z">
            <w:rPr>
              <w:rFonts w:ascii="바탕체" w:eastAsia="바탕체" w:hAnsi="바탕체" w:cs="굴림체" w:hint="eastAsia"/>
            </w:rPr>
          </w:rPrChange>
        </w:rPr>
        <w:t>.</w:t>
      </w:r>
      <w:r w:rsidR="002F05C7" w:rsidRPr="0028553D">
        <w:rPr>
          <w:rFonts w:ascii="바탕체" w:eastAsia="바탕체" w:hAnsi="바탕체" w:cs="굴림체"/>
          <w:rPrChange w:id="164" w:author="MIRACOM" w:date="2026-09-28T15:49:00Z">
            <w:rPr>
              <w:rFonts w:ascii="바탕체" w:eastAsia="바탕체" w:hAnsi="바탕체" w:cs="굴림체"/>
            </w:rPr>
          </w:rPrChange>
        </w:rPr>
        <w:t xml:space="preserve"> </w:t>
      </w:r>
    </w:p>
    <w:p w14:paraId="13B59956" w14:textId="77777777" w:rsidR="00612939" w:rsidRPr="0028553D" w:rsidRDefault="00612939" w:rsidP="008972A8">
      <w:pPr>
        <w:pStyle w:val="s0"/>
        <w:spacing w:line="360" w:lineRule="auto"/>
        <w:jc w:val="both"/>
        <w:rPr>
          <w:rFonts w:ascii="바탕" w:eastAsia="바탕" w:hAnsi="바탕" w:cs="굴림"/>
          <w:color w:val="000000"/>
          <w:szCs w:val="20"/>
          <w:rPrChange w:id="165" w:author="MIRACOM" w:date="2026-09-28T15:49:00Z">
            <w:rPr>
              <w:rFonts w:ascii="바탕" w:eastAsia="바탕" w:hAnsi="바탕" w:cs="굴림"/>
              <w:color w:val="000000"/>
              <w:szCs w:val="20"/>
            </w:rPr>
          </w:rPrChange>
        </w:rPr>
      </w:pPr>
      <w:r w:rsidRPr="0028553D">
        <w:rPr>
          <w:rFonts w:ascii="바탕" w:eastAsia="바탕" w:hAnsi="바탕" w:cs="굴림" w:hint="eastAsia"/>
          <w:color w:val="000000"/>
          <w:szCs w:val="20"/>
          <w:rPrChange w:id="166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 xml:space="preserve">④ </w:t>
      </w:r>
      <w:r w:rsidRPr="0028553D">
        <w:rPr>
          <w:rFonts w:ascii="바탕" w:eastAsia="바탕" w:hAnsi="바탕" w:cs="굴림"/>
          <w:color w:val="000000"/>
          <w:szCs w:val="20"/>
          <w:rPrChange w:id="167" w:author="MIRACOM" w:date="2026-09-28T15:49:00Z">
            <w:rPr>
              <w:rFonts w:ascii="바탕" w:eastAsia="바탕" w:hAnsi="바탕" w:cs="굴림"/>
              <w:color w:val="000000"/>
              <w:szCs w:val="20"/>
            </w:rPr>
          </w:rPrChange>
        </w:rPr>
        <w:t>‘</w:t>
      </w:r>
      <w:r w:rsidRPr="0028553D">
        <w:rPr>
          <w:rFonts w:ascii="바탕" w:eastAsia="바탕" w:hAnsi="바탕" w:cs="굴림" w:hint="eastAsia"/>
          <w:color w:val="000000"/>
          <w:szCs w:val="20"/>
          <w:rPrChange w:id="168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>도급인</w:t>
      </w:r>
      <w:r w:rsidRPr="0028553D">
        <w:rPr>
          <w:rFonts w:ascii="바탕" w:eastAsia="바탕" w:hAnsi="바탕" w:cs="굴림"/>
          <w:color w:val="000000"/>
          <w:szCs w:val="20"/>
          <w:rPrChange w:id="169" w:author="MIRACOM" w:date="2026-09-28T15:49:00Z">
            <w:rPr>
              <w:rFonts w:ascii="바탕" w:eastAsia="바탕" w:hAnsi="바탕" w:cs="굴림"/>
              <w:color w:val="000000"/>
              <w:szCs w:val="20"/>
            </w:rPr>
          </w:rPrChange>
        </w:rPr>
        <w:t>’</w:t>
      </w:r>
      <w:r w:rsidRPr="0028553D">
        <w:rPr>
          <w:rFonts w:ascii="바탕" w:eastAsia="바탕" w:hAnsi="바탕" w:cs="굴림" w:hint="eastAsia"/>
          <w:color w:val="000000"/>
          <w:szCs w:val="20"/>
          <w:rPrChange w:id="170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 xml:space="preserve">은 </w:t>
      </w:r>
      <w:r w:rsidRPr="0028553D">
        <w:rPr>
          <w:rFonts w:ascii="바탕" w:eastAsia="바탕" w:hAnsi="바탕" w:cs="굴림"/>
          <w:color w:val="000000"/>
          <w:szCs w:val="20"/>
          <w:rPrChange w:id="171" w:author="MIRACOM" w:date="2026-09-28T15:49:00Z">
            <w:rPr>
              <w:rFonts w:ascii="바탕" w:eastAsia="바탕" w:hAnsi="바탕" w:cs="굴림"/>
              <w:color w:val="000000"/>
              <w:szCs w:val="20"/>
            </w:rPr>
          </w:rPrChange>
        </w:rPr>
        <w:t>‘</w:t>
      </w:r>
      <w:r w:rsidRPr="0028553D">
        <w:rPr>
          <w:rFonts w:ascii="바탕" w:eastAsia="바탕" w:hAnsi="바탕" w:cs="굴림" w:hint="eastAsia"/>
          <w:color w:val="000000"/>
          <w:szCs w:val="20"/>
          <w:rPrChange w:id="172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>수급인</w:t>
      </w:r>
      <w:r w:rsidRPr="0028553D">
        <w:rPr>
          <w:rFonts w:ascii="바탕" w:eastAsia="바탕" w:hAnsi="바탕" w:cs="굴림"/>
          <w:color w:val="000000"/>
          <w:szCs w:val="20"/>
          <w:rPrChange w:id="173" w:author="MIRACOM" w:date="2026-09-28T15:49:00Z">
            <w:rPr>
              <w:rFonts w:ascii="바탕" w:eastAsia="바탕" w:hAnsi="바탕" w:cs="굴림"/>
              <w:color w:val="000000"/>
              <w:szCs w:val="20"/>
            </w:rPr>
          </w:rPrChange>
        </w:rPr>
        <w:t>’</w:t>
      </w:r>
      <w:r w:rsidRPr="0028553D">
        <w:rPr>
          <w:rFonts w:ascii="바탕" w:eastAsia="바탕" w:hAnsi="바탕" w:cs="굴림" w:hint="eastAsia"/>
          <w:color w:val="000000"/>
          <w:szCs w:val="20"/>
          <w:rPrChange w:id="174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>이 납품한 계약목적물을 수령하거나 이전(</w:t>
      </w:r>
      <w:r w:rsidRPr="0028553D">
        <w:rPr>
          <w:rFonts w:ascii="바탕" w:eastAsia="바탕" w:hAnsi="바탕" w:cs="바탕" w:hint="eastAsia"/>
          <w:color w:val="000000"/>
          <w:szCs w:val="20"/>
          <w:rPrChange w:id="175" w:author="MIRACOM" w:date="2026-09-28T15:49:00Z">
            <w:rPr>
              <w:rFonts w:ascii="바탕" w:eastAsia="바탕" w:hAnsi="바탕" w:cs="바탕" w:hint="eastAsia"/>
              <w:color w:val="000000"/>
              <w:szCs w:val="20"/>
            </w:rPr>
          </w:rPrChange>
        </w:rPr>
        <w:t>移轉</w:t>
      </w:r>
      <w:r w:rsidRPr="0028553D">
        <w:rPr>
          <w:rFonts w:ascii="바탕" w:eastAsia="바탕" w:hAnsi="바탕" w:cs="굴림" w:hint="eastAsia"/>
          <w:color w:val="000000"/>
          <w:szCs w:val="20"/>
          <w:rPrChange w:id="176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>)이 곤란한 목적물에 대한 검수(</w:t>
      </w:r>
      <w:r w:rsidRPr="0028553D">
        <w:rPr>
          <w:rFonts w:ascii="바탕" w:eastAsia="바탕" w:hAnsi="바탕" w:cs="굴림"/>
          <w:color w:val="000000"/>
          <w:szCs w:val="20"/>
          <w:rPrChange w:id="177" w:author="MIRACOM" w:date="2026-09-28T15:49:00Z">
            <w:rPr>
              <w:rFonts w:ascii="바탕" w:eastAsia="바탕" w:hAnsi="바탕" w:cs="굴림"/>
              <w:color w:val="000000"/>
              <w:szCs w:val="20"/>
            </w:rPr>
          </w:rPrChange>
        </w:rPr>
        <w:t>‘</w:t>
      </w:r>
      <w:r w:rsidRPr="0028553D">
        <w:rPr>
          <w:rFonts w:ascii="바탕" w:eastAsia="바탕" w:hAnsi="바탕" w:cs="굴림" w:hint="eastAsia"/>
          <w:color w:val="000000"/>
          <w:szCs w:val="20"/>
          <w:rPrChange w:id="178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>도급인</w:t>
      </w:r>
      <w:r w:rsidRPr="0028553D">
        <w:rPr>
          <w:rFonts w:ascii="바탕" w:eastAsia="바탕" w:hAnsi="바탕" w:cs="굴림"/>
          <w:color w:val="000000"/>
          <w:szCs w:val="20"/>
          <w:rPrChange w:id="179" w:author="MIRACOM" w:date="2026-09-28T15:49:00Z">
            <w:rPr>
              <w:rFonts w:ascii="바탕" w:eastAsia="바탕" w:hAnsi="바탕" w:cs="굴림"/>
              <w:color w:val="000000"/>
              <w:szCs w:val="20"/>
            </w:rPr>
          </w:rPrChange>
        </w:rPr>
        <w:t>’</w:t>
      </w:r>
      <w:r w:rsidRPr="0028553D">
        <w:rPr>
          <w:rFonts w:ascii="바탕" w:eastAsia="바탕" w:hAnsi="바탕" w:cs="굴림" w:hint="eastAsia"/>
          <w:color w:val="000000"/>
          <w:szCs w:val="20"/>
          <w:rPrChange w:id="180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 xml:space="preserve">의 의뢰에 의한 제3자의 검수를 포함한다. 이하 같다)가 개시된 때에는 수령증명서를 즉시 </w:t>
      </w:r>
      <w:r w:rsidRPr="0028553D">
        <w:rPr>
          <w:rFonts w:ascii="바탕" w:eastAsia="바탕" w:hAnsi="바탕" w:cs="굴림"/>
          <w:color w:val="000000"/>
          <w:szCs w:val="20"/>
          <w:rPrChange w:id="181" w:author="MIRACOM" w:date="2026-09-28T15:49:00Z">
            <w:rPr>
              <w:rFonts w:ascii="바탕" w:eastAsia="바탕" w:hAnsi="바탕" w:cs="굴림"/>
              <w:color w:val="000000"/>
              <w:szCs w:val="20"/>
            </w:rPr>
          </w:rPrChange>
        </w:rPr>
        <w:t>‘</w:t>
      </w:r>
      <w:r w:rsidRPr="0028553D">
        <w:rPr>
          <w:rFonts w:ascii="바탕" w:eastAsia="바탕" w:hAnsi="바탕" w:cs="굴림" w:hint="eastAsia"/>
          <w:color w:val="000000"/>
          <w:szCs w:val="20"/>
          <w:rPrChange w:id="182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>수급인</w:t>
      </w:r>
      <w:r w:rsidRPr="0028553D">
        <w:rPr>
          <w:rFonts w:ascii="바탕" w:eastAsia="바탕" w:hAnsi="바탕" w:cs="굴림"/>
          <w:color w:val="000000"/>
          <w:szCs w:val="20"/>
          <w:rPrChange w:id="183" w:author="MIRACOM" w:date="2026-09-28T15:49:00Z">
            <w:rPr>
              <w:rFonts w:ascii="바탕" w:eastAsia="바탕" w:hAnsi="바탕" w:cs="굴림"/>
              <w:color w:val="000000"/>
              <w:szCs w:val="20"/>
            </w:rPr>
          </w:rPrChange>
        </w:rPr>
        <w:t>’</w:t>
      </w:r>
      <w:r w:rsidRPr="0028553D">
        <w:rPr>
          <w:rFonts w:ascii="바탕" w:eastAsia="바탕" w:hAnsi="바탕" w:cs="굴림" w:hint="eastAsia"/>
          <w:color w:val="000000"/>
          <w:szCs w:val="20"/>
          <w:rPrChange w:id="184" w:author="MIRACOM" w:date="2026-09-28T15:49:00Z">
            <w:rPr>
              <w:rFonts w:ascii="바탕" w:eastAsia="바탕" w:hAnsi="바탕" w:cs="굴림" w:hint="eastAsia"/>
              <w:color w:val="000000"/>
              <w:szCs w:val="20"/>
            </w:rPr>
          </w:rPrChange>
        </w:rPr>
        <w:t>에게 교부한다.</w:t>
      </w:r>
    </w:p>
    <w:p w14:paraId="38C84199" w14:textId="77777777" w:rsidR="00DD253C" w:rsidRPr="0028553D" w:rsidRDefault="00DD253C" w:rsidP="008972A8">
      <w:pPr>
        <w:pStyle w:val="s0"/>
        <w:spacing w:line="360" w:lineRule="auto"/>
        <w:jc w:val="both"/>
        <w:rPr>
          <w:rFonts w:ascii="바탕체" w:eastAsia="바탕체" w:hAnsi="바탕체" w:cs="굴림체"/>
          <w:rPrChange w:id="185" w:author="MIRACOM" w:date="2026-09-28T15:49:00Z">
            <w:rPr>
              <w:rFonts w:ascii="바탕체" w:eastAsia="바탕체" w:hAnsi="바탕체" w:cs="굴림체"/>
            </w:rPr>
          </w:rPrChange>
        </w:rPr>
      </w:pPr>
    </w:p>
    <w:p w14:paraId="75895DC0" w14:textId="37C4F277" w:rsidR="002F05C7" w:rsidRPr="00D57CC6" w:rsidRDefault="002F05C7" w:rsidP="002F05C7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28553D">
        <w:rPr>
          <w:rFonts w:ascii="바탕체" w:eastAsia="바탕체" w:hAnsi="바탕체" w:cs="굴림체" w:hint="eastAsia"/>
          <w:rPrChange w:id="186" w:author="MIRACOM" w:date="2026-09-28T15:49:00Z">
            <w:rPr>
              <w:rFonts w:ascii="바탕체" w:eastAsia="바탕체" w:hAnsi="바탕체" w:cs="굴림체" w:hint="eastAsia"/>
            </w:rPr>
          </w:rPrChange>
        </w:rPr>
        <w:t>제</w:t>
      </w:r>
      <w:r w:rsidR="00FD7CDE" w:rsidRPr="0028553D">
        <w:rPr>
          <w:rFonts w:ascii="바탕체" w:eastAsia="바탕체" w:hAnsi="바탕체" w:cs="굴림체"/>
          <w:rPrChange w:id="187" w:author="MIRACOM" w:date="2026-09-28T15:49:00Z">
            <w:rPr>
              <w:rFonts w:ascii="바탕체" w:eastAsia="바탕체" w:hAnsi="바탕체" w:cs="굴림체"/>
            </w:rPr>
          </w:rPrChange>
        </w:rPr>
        <w:t xml:space="preserve"> 1</w:t>
      </w:r>
      <w:r w:rsidR="0057756F" w:rsidRPr="0028553D">
        <w:rPr>
          <w:rFonts w:ascii="바탕체" w:eastAsia="바탕체" w:hAnsi="바탕체" w:cs="굴림체"/>
          <w:rPrChange w:id="188" w:author="MIRACOM" w:date="2026-09-28T15:49:00Z">
            <w:rPr>
              <w:rFonts w:ascii="바탕체" w:eastAsia="바탕체" w:hAnsi="바탕체" w:cs="굴림체"/>
            </w:rPr>
          </w:rPrChange>
        </w:rPr>
        <w:t>0</w:t>
      </w:r>
      <w:r w:rsidRPr="0028553D">
        <w:rPr>
          <w:rFonts w:ascii="바탕체" w:eastAsia="바탕체" w:hAnsi="바탕체" w:cs="굴림체"/>
          <w:rPrChange w:id="189" w:author="MIRACOM" w:date="2026-09-28T15:49:00Z">
            <w:rPr>
              <w:rFonts w:ascii="바탕체" w:eastAsia="바탕체" w:hAnsi="바탕체" w:cs="굴림체"/>
            </w:rPr>
          </w:rPrChange>
        </w:rPr>
        <w:t xml:space="preserve"> </w:t>
      </w:r>
      <w:r w:rsidRPr="0028553D">
        <w:rPr>
          <w:rFonts w:ascii="바탕체" w:eastAsia="바탕체" w:hAnsi="바탕체" w:cs="굴림체" w:hint="eastAsia"/>
          <w:rPrChange w:id="190" w:author="MIRACOM" w:date="2026-09-28T15:49:00Z">
            <w:rPr>
              <w:rFonts w:ascii="바탕체" w:eastAsia="바탕체" w:hAnsi="바탕체" w:cs="굴림체" w:hint="eastAsia"/>
            </w:rPr>
          </w:rPrChange>
        </w:rPr>
        <w:t>조</w:t>
      </w:r>
      <w:r w:rsidRPr="0028553D">
        <w:rPr>
          <w:rFonts w:ascii="바탕체" w:eastAsia="바탕체" w:hAnsi="바탕체" w:cs="굴림체"/>
          <w:rPrChange w:id="191" w:author="MIRACOM" w:date="2026-09-28T15:49:00Z">
            <w:rPr>
              <w:rFonts w:ascii="바탕체" w:eastAsia="바탕체" w:hAnsi="바탕체" w:cs="굴림체"/>
            </w:rPr>
          </w:rPrChange>
        </w:rPr>
        <w:t xml:space="preserve"> </w:t>
      </w:r>
      <w:r w:rsidRPr="0028553D">
        <w:rPr>
          <w:rFonts w:ascii="바탕체" w:eastAsia="바탕체" w:hAnsi="바탕체" w:cs="굴림체" w:hint="eastAsia"/>
          <w:rPrChange w:id="192" w:author="MIRACOM" w:date="2026-09-28T15:49:00Z">
            <w:rPr>
              <w:rFonts w:ascii="바탕체" w:eastAsia="바탕체" w:hAnsi="바탕체" w:cs="굴림체" w:hint="eastAsia"/>
            </w:rPr>
          </w:rPrChange>
        </w:rPr>
        <w:t>【검수】</w:t>
      </w:r>
    </w:p>
    <w:p w14:paraId="31DE806B" w14:textId="42C0FCD3" w:rsidR="002F05C7" w:rsidRPr="00D57CC6" w:rsidRDefault="002F05C7" w:rsidP="00622CD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57CC6">
        <w:rPr>
          <w:rFonts w:ascii="바탕체" w:eastAsia="바탕체" w:hAnsi="바탕체" w:cs="굴림체" w:hint="eastAsia"/>
        </w:rPr>
        <w:t>①</w:t>
      </w:r>
      <w:r>
        <w:rPr>
          <w:rFonts w:ascii="바탕체" w:eastAsia="바탕체" w:hAnsi="바탕체" w:cs="굴림체"/>
          <w:bCs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 w:hint="eastAsia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 xml:space="preserve">과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 w:hint="eastAsia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은 검수 시기, 항목, 범위 및 검수승인자를 포함한 검수 기준을 분석</w:t>
      </w:r>
      <w:r w:rsidR="00A7633C">
        <w:rPr>
          <w:rFonts w:ascii="바탕체" w:eastAsia="바탕체" w:hAnsi="바탕체" w:cs="굴림체" w:hint="eastAsia"/>
        </w:rPr>
        <w:t>설계</w:t>
      </w:r>
      <w:r w:rsidRPr="00D57CC6">
        <w:rPr>
          <w:rFonts w:ascii="바탕체" w:eastAsia="바탕체" w:hAnsi="바탕체" w:cs="굴림체" w:hint="eastAsia"/>
        </w:rPr>
        <w:t>단계 종료 전에 합의</w:t>
      </w:r>
      <w:r w:rsidR="003E40FD">
        <w:rPr>
          <w:rFonts w:ascii="바탕체" w:eastAsia="바탕체" w:hAnsi="바탕체" w:cs="굴림체" w:hint="eastAsia"/>
        </w:rPr>
        <w:t>하여</w:t>
      </w:r>
      <w:r w:rsidRPr="00D57CC6">
        <w:rPr>
          <w:rFonts w:ascii="바탕체" w:eastAsia="바탕체" w:hAnsi="바탕체" w:cs="굴림체" w:hint="eastAsia"/>
        </w:rPr>
        <w:t xml:space="preserve"> 확정하여야 한다.</w:t>
      </w:r>
    </w:p>
    <w:p w14:paraId="3FF1517A" w14:textId="0AA9F22D" w:rsidR="002F05C7" w:rsidRDefault="002F05C7" w:rsidP="00622CD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57CC6">
        <w:rPr>
          <w:rFonts w:ascii="바탕체" w:eastAsia="바탕체" w:hAnsi="바탕체" w:cs="굴림체" w:hint="eastAsia"/>
        </w:rPr>
        <w:t>②</w:t>
      </w:r>
      <w:r>
        <w:rPr>
          <w:rFonts w:ascii="바탕체" w:eastAsia="바탕체" w:hAnsi="바탕체" w:cs="굴림체"/>
          <w:bCs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 w:hint="eastAsia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은 본 계약상 과업내역서에 정한 서비스를 완성하였을 때에는 그 사실을 서면으로</w:t>
      </w:r>
      <w:r>
        <w:rPr>
          <w:rFonts w:ascii="바탕체" w:eastAsia="바탕체" w:hAnsi="바탕체" w:cs="굴림체" w:hint="eastAsia"/>
        </w:rPr>
        <w:t> 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 w:hint="eastAsia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에게 통지하고 필요한 검수를 받아야 한다.</w:t>
      </w:r>
      <w:r w:rsidR="00FE131D">
        <w:rPr>
          <w:rFonts w:ascii="바탕체" w:eastAsia="바탕체" w:hAnsi="바탕체" w:cs="굴림체"/>
        </w:rPr>
        <w:t>‘</w:t>
      </w:r>
      <w:r w:rsidRPr="005776CA">
        <w:rPr>
          <w:rFonts w:ascii="바탕체" w:eastAsia="바탕체" w:hAnsi="바탕체" w:hint="eastAsia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5776CA">
        <w:rPr>
          <w:rFonts w:ascii="바탕체" w:eastAsia="바탕체" w:hAnsi="바탕체" w:cs="굴림체"/>
        </w:rPr>
        <w:t xml:space="preserve">은 </w:t>
      </w:r>
      <w:r w:rsidRPr="005776CA">
        <w:rPr>
          <w:rFonts w:ascii="바탕체" w:eastAsia="바탕체" w:hAnsi="바탕체" w:cs="굴림체" w:hint="eastAsia"/>
        </w:rPr>
        <w:t>검수</w:t>
      </w:r>
      <w:r w:rsidRPr="005776CA">
        <w:rPr>
          <w:rFonts w:ascii="바탕체" w:eastAsia="바탕체" w:hAnsi="바탕체" w:cs="굴림체"/>
        </w:rPr>
        <w:t xml:space="preserve"> 관련 </w:t>
      </w:r>
      <w:r w:rsidR="00FE131D">
        <w:rPr>
          <w:rFonts w:ascii="바탕체" w:eastAsia="바탕체" w:hAnsi="바탕체" w:cs="굴림체"/>
        </w:rPr>
        <w:t>‘</w:t>
      </w:r>
      <w:r w:rsidRPr="005776CA">
        <w:rPr>
          <w:rFonts w:ascii="바탕체" w:eastAsia="바탕체" w:hAnsi="바탕체" w:cs="굴림체" w:hint="eastAsia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5776CA">
        <w:rPr>
          <w:rFonts w:ascii="바탕체" w:eastAsia="바탕체" w:hAnsi="바탕체" w:cs="굴림체"/>
        </w:rPr>
        <w:t xml:space="preserve">에 대하여 협조를 요청할 수 있고, </w:t>
      </w:r>
      <w:r w:rsidR="00FE131D">
        <w:rPr>
          <w:rFonts w:ascii="바탕체" w:eastAsia="바탕체" w:hAnsi="바탕체" w:cs="굴림체"/>
        </w:rPr>
        <w:t>‘</w:t>
      </w:r>
      <w:r w:rsidRPr="005776CA">
        <w:rPr>
          <w:rFonts w:ascii="바탕체" w:eastAsia="바탕체" w:hAnsi="바탕체" w:cs="굴림체" w:hint="eastAsia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5776CA">
        <w:rPr>
          <w:rFonts w:ascii="바탕체" w:eastAsia="바탕체" w:hAnsi="바탕체" w:cs="굴림체"/>
        </w:rPr>
        <w:t>은 이에 응하여야 한다.</w:t>
      </w:r>
    </w:p>
    <w:p w14:paraId="27CF8F89" w14:textId="77777777" w:rsidR="0058209F" w:rsidRPr="0058209F" w:rsidRDefault="0058209F" w:rsidP="0058209F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lastRenderedPageBreak/>
        <w:t>③</w:t>
      </w:r>
      <w:r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 w:hint="eastAsia"/>
        </w:rPr>
        <w:t>검수</w:t>
      </w:r>
      <w:r w:rsidRPr="0058209F">
        <w:rPr>
          <w:rFonts w:ascii="바탕체" w:eastAsia="바탕체" w:hAnsi="바탕체" w:cs="굴림체" w:hint="eastAsia"/>
        </w:rPr>
        <w:t xml:space="preserve">의 대상은 </w:t>
      </w:r>
      <w:r>
        <w:rPr>
          <w:rFonts w:ascii="바탕체" w:eastAsia="바탕체" w:hAnsi="바탕체" w:cs="굴림체" w:hint="eastAsia"/>
        </w:rPr>
        <w:t>과업내역</w:t>
      </w:r>
      <w:r w:rsidRPr="0058209F">
        <w:rPr>
          <w:rFonts w:ascii="바탕체" w:eastAsia="바탕체" w:hAnsi="바탕체" w:cs="굴림체" w:hint="eastAsia"/>
        </w:rPr>
        <w:t>서의 과업(과업변경이 있는 경우에는 그 변경으로 인한 최종과업을</w:t>
      </w:r>
      <w:r w:rsidRPr="0058209F">
        <w:rPr>
          <w:rFonts w:ascii="바탕체" w:eastAsia="바탕체" w:hAnsi="바탕체" w:cs="굴림체"/>
        </w:rPr>
        <w:t xml:space="preserve"> </w:t>
      </w:r>
      <w:r w:rsidRPr="0058209F">
        <w:rPr>
          <w:rFonts w:ascii="바탕체" w:eastAsia="바탕체" w:hAnsi="바탕체" w:cs="굴림체" w:hint="eastAsia"/>
        </w:rPr>
        <w:t xml:space="preserve">말한다.)으로 한정하며,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 과업내역</w:t>
      </w:r>
      <w:r w:rsidRPr="0058209F">
        <w:rPr>
          <w:rFonts w:ascii="바탕체" w:eastAsia="바탕체" w:hAnsi="바탕체" w:cs="굴림체" w:hint="eastAsia"/>
        </w:rPr>
        <w:t xml:space="preserve">서에 명시되지 않은 사항을 이유로 </w:t>
      </w:r>
      <w:r>
        <w:rPr>
          <w:rFonts w:ascii="바탕체" w:eastAsia="바탕체" w:hAnsi="바탕체" w:cs="굴림체" w:hint="eastAsia"/>
        </w:rPr>
        <w:t>검수</w:t>
      </w:r>
      <w:r w:rsidRPr="0058209F">
        <w:rPr>
          <w:rFonts w:ascii="바탕체" w:eastAsia="바탕체" w:hAnsi="바탕체" w:cs="굴림체" w:hint="eastAsia"/>
        </w:rPr>
        <w:t>를 지연 또는 거부할 수 없다.</w:t>
      </w:r>
    </w:p>
    <w:p w14:paraId="60C248EB" w14:textId="66F6FF76" w:rsidR="002F05C7" w:rsidRDefault="0058209F" w:rsidP="00622CD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④</w:t>
      </w:r>
      <w:r w:rsidR="002F05C7">
        <w:rPr>
          <w:rFonts w:ascii="바탕체" w:eastAsia="바탕체" w:hAnsi="바탕체" w:cs="굴림체"/>
          <w:bCs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="002F05C7" w:rsidRPr="00D57CC6">
        <w:rPr>
          <w:rFonts w:ascii="바탕체" w:eastAsia="바탕체" w:hAnsi="바탕체" w:cs="굴림체" w:hint="eastAsia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="002F05C7" w:rsidRPr="00D57CC6">
        <w:rPr>
          <w:rFonts w:ascii="바탕체" w:eastAsia="바탕체" w:hAnsi="바탕체" w:cs="굴림체" w:hint="eastAsia"/>
        </w:rPr>
        <w:t>은 제②항의 통지를 받은 때로부터</w:t>
      </w:r>
      <w:r w:rsidR="0096011C">
        <w:rPr>
          <w:rFonts w:ascii="바탕체" w:eastAsia="바탕체" w:hAnsi="바탕체" w:cs="굴림체" w:hint="eastAsia"/>
        </w:rPr>
        <w:t xml:space="preserve"> 10</w:t>
      </w:r>
      <w:r w:rsidR="002F05C7" w:rsidRPr="00D57CC6">
        <w:rPr>
          <w:rFonts w:ascii="바탕체" w:eastAsia="바탕체" w:hAnsi="바탕체" w:cs="굴림체" w:hint="eastAsia"/>
        </w:rPr>
        <w:t>일 이내에 </w:t>
      </w:r>
      <w:r w:rsidR="00FE131D">
        <w:rPr>
          <w:rFonts w:ascii="바탕체" w:eastAsia="바탕체" w:hAnsi="바탕체" w:cs="굴림체"/>
        </w:rPr>
        <w:t>‘</w:t>
      </w:r>
      <w:r w:rsidR="002F05C7" w:rsidRPr="00D57CC6">
        <w:rPr>
          <w:rFonts w:ascii="바탕체" w:eastAsia="바탕체" w:hAnsi="바탕체" w:cs="굴림체" w:hint="eastAsia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="002F05C7" w:rsidRPr="00D57CC6">
        <w:rPr>
          <w:rFonts w:ascii="바탕체" w:eastAsia="바탕체" w:hAnsi="바탕체" w:cs="굴림체" w:hint="eastAsia"/>
        </w:rPr>
        <w:t>의 입회 하에 검수 및 결과를 통지하여야 한다. 다만, 천재 지변 등 불가항력의 사유</w:t>
      </w:r>
      <w:del w:id="193" w:author="CHOI Fred (SCK Legal)" w:date="2026-09-23T09:18:00Z">
        <w:r w:rsidR="002F05C7" w:rsidRPr="00D57CC6" w:rsidDel="00C05DE7">
          <w:rPr>
            <w:rFonts w:ascii="바탕체" w:eastAsia="바탕체" w:hAnsi="바탕체" w:cs="굴림체" w:hint="eastAsia"/>
          </w:rPr>
          <w:delText xml:space="preserve"> 또는 객관적으로 명백히 불가피한 사정으</w:delText>
        </w:r>
      </w:del>
      <w:r w:rsidR="002F05C7" w:rsidRPr="00D57CC6">
        <w:rPr>
          <w:rFonts w:ascii="바탕체" w:eastAsia="바탕체" w:hAnsi="바탕체" w:cs="굴림체" w:hint="eastAsia"/>
        </w:rPr>
        <w:t>로</w:t>
      </w:r>
      <w:r w:rsidR="002F05C7">
        <w:rPr>
          <w:rFonts w:ascii="바탕체" w:eastAsia="바탕체" w:hAnsi="바탕체" w:cs="굴림체" w:hint="eastAsia"/>
        </w:rPr>
        <w:t> </w:t>
      </w:r>
      <w:r w:rsidR="00FE131D">
        <w:rPr>
          <w:rFonts w:ascii="바탕체" w:eastAsia="바탕체" w:hAnsi="바탕체" w:cs="굴림체"/>
        </w:rPr>
        <w:t>‘</w:t>
      </w:r>
      <w:r w:rsidR="002F05C7" w:rsidRPr="00D57CC6">
        <w:rPr>
          <w:rFonts w:ascii="바탕체" w:eastAsia="바탕체" w:hAnsi="바탕체" w:cs="굴림체" w:hint="eastAsia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="002F05C7" w:rsidRPr="00D57CC6">
        <w:rPr>
          <w:rFonts w:ascii="바탕체" w:eastAsia="바탕체" w:hAnsi="바탕체" w:cs="굴림체" w:hint="eastAsia"/>
        </w:rPr>
        <w:t xml:space="preserve">이 검수를 완료하지 못할 경우에는 </w:t>
      </w:r>
      <w:commentRangeStart w:id="194"/>
      <w:commentRangeStart w:id="195"/>
      <w:ins w:id="196" w:author="MIRACOM" w:date="2026-09-22T15:29:00Z">
        <w:del w:id="197" w:author="CHOI Fred (SCK Legal)" w:date="2026-09-23T09:18:00Z">
          <w:r w:rsidR="001E573E" w:rsidRPr="001E573E" w:rsidDel="00C05DE7">
            <w:rPr>
              <w:rFonts w:ascii="바탕체" w:eastAsia="바탕체" w:hAnsi="바탕체" w:cs="굴림체" w:hint="eastAsia"/>
              <w:highlight w:val="yellow"/>
            </w:rPr>
            <w:delText>검수가</w:delText>
          </w:r>
        </w:del>
      </w:ins>
      <w:commentRangeEnd w:id="194"/>
      <w:ins w:id="198" w:author="MIRACOM" w:date="2026-09-22T15:31:00Z">
        <w:del w:id="199" w:author="CHOI Fred (SCK Legal)" w:date="2026-09-23T09:18:00Z">
          <w:r w:rsidR="001E573E" w:rsidDel="00C05DE7">
            <w:rPr>
              <w:rStyle w:val="a8"/>
              <w:rFonts w:ascii="바탕" w:eastAsia="바탕" w:hAnsi="Times New Roman"/>
              <w:kern w:val="2"/>
            </w:rPr>
            <w:commentReference w:id="194"/>
          </w:r>
        </w:del>
      </w:ins>
      <w:commentRangeEnd w:id="195"/>
      <w:r w:rsidR="00C05DE7">
        <w:rPr>
          <w:rStyle w:val="a8"/>
          <w:rFonts w:ascii="바탕" w:eastAsia="바탕" w:hAnsi="Times New Roman"/>
          <w:kern w:val="2"/>
        </w:rPr>
        <w:commentReference w:id="195"/>
      </w:r>
      <w:ins w:id="200" w:author="MIRACOM" w:date="2026-09-22T15:31:00Z">
        <w:del w:id="201" w:author="CHOI Fred (SCK Legal)" w:date="2026-09-23T09:18:00Z">
          <w:r w:rsidR="001E573E" w:rsidDel="00C05DE7">
            <w:rPr>
              <w:rFonts w:ascii="바탕체" w:eastAsia="바탕체" w:hAnsi="바탕체" w:cs="굴림체" w:hint="eastAsia"/>
              <w:highlight w:val="yellow"/>
            </w:rPr>
            <w:delText xml:space="preserve"> 객관적으로</w:delText>
          </w:r>
        </w:del>
      </w:ins>
      <w:ins w:id="202" w:author="MIRACOM" w:date="2026-09-22T15:29:00Z">
        <w:del w:id="203" w:author="CHOI Fred (SCK Legal)" w:date="2026-09-23T09:18:00Z">
          <w:r w:rsidR="001E573E" w:rsidRPr="001E573E" w:rsidDel="00C05DE7">
            <w:rPr>
              <w:rFonts w:ascii="바탕체" w:eastAsia="바탕체" w:hAnsi="바탕체" w:cs="굴림체" w:hint="eastAsia"/>
              <w:highlight w:val="yellow"/>
            </w:rPr>
            <w:delText xml:space="preserve"> 불가능한</w:delText>
          </w:r>
        </w:del>
      </w:ins>
      <w:ins w:id="204" w:author="CHOI Fred (SCK Legal)" w:date="2026-09-18T16:21:00Z">
        <w:del w:id="205" w:author="MIRACOM" w:date="2026-09-22T15:28:00Z">
          <w:r w:rsidR="00682AC5" w:rsidDel="003E69AD">
            <w:rPr>
              <w:rFonts w:ascii="바탕체" w:eastAsia="바탕체" w:hAnsi="바탕체" w:cs="굴림체" w:hint="eastAsia"/>
            </w:rPr>
            <w:delText>그</w:delText>
          </w:r>
        </w:del>
        <w:r w:rsidR="00682AC5">
          <w:rPr>
            <w:rFonts w:ascii="바탕체" w:eastAsia="바탕체" w:hAnsi="바탕체" w:cs="굴림체" w:hint="eastAsia"/>
          </w:rPr>
          <w:t xml:space="preserve"> </w:t>
        </w:r>
      </w:ins>
      <w:ins w:id="206" w:author="CHOI Fred (SCK Legal)" w:date="2026-09-23T09:18:00Z">
        <w:r w:rsidR="00C05DE7">
          <w:rPr>
            <w:rFonts w:ascii="바탕체" w:eastAsia="바탕체" w:hAnsi="바탕체" w:cs="굴림체" w:hint="eastAsia"/>
          </w:rPr>
          <w:t xml:space="preserve">그 </w:t>
        </w:r>
      </w:ins>
      <w:ins w:id="207" w:author="CHOI Fred (SCK Legal)" w:date="2026-09-18T16:21:00Z">
        <w:r w:rsidR="00682AC5">
          <w:rPr>
            <w:rFonts w:ascii="바탕체" w:eastAsia="바탕체" w:hAnsi="바탕체" w:cs="굴림체" w:hint="eastAsia"/>
          </w:rPr>
          <w:t>기간만큼 검수기한이 연장된</w:t>
        </w:r>
      </w:ins>
      <w:ins w:id="208" w:author="CHOI Fred (SCK Legal)" w:date="2026-09-18T16:22:00Z">
        <w:r w:rsidR="00682AC5">
          <w:rPr>
            <w:rFonts w:ascii="바탕체" w:eastAsia="바탕체" w:hAnsi="바탕체" w:cs="굴림체" w:hint="eastAsia"/>
          </w:rPr>
          <w:t>다</w:t>
        </w:r>
      </w:ins>
      <w:del w:id="209" w:author="CHOI Fred (SCK Legal)" w:date="2026-09-18T16:21:00Z">
        <w:r w:rsidR="002F05C7" w:rsidRPr="00D57CC6" w:rsidDel="00682AC5">
          <w:rPr>
            <w:rFonts w:ascii="바탕체" w:eastAsia="바탕체" w:hAnsi="바탕체" w:cs="굴림체" w:hint="eastAsia"/>
          </w:rPr>
          <w:delText>양 당사자의 합의로 검수기한을 연장할 수 있다</w:delText>
        </w:r>
      </w:del>
      <w:r w:rsidR="002F05C7" w:rsidRPr="00D57CC6">
        <w:rPr>
          <w:rFonts w:ascii="바탕체" w:eastAsia="바탕체" w:hAnsi="바탕체" w:cs="굴림체" w:hint="eastAsia"/>
        </w:rPr>
        <w:t>.</w:t>
      </w:r>
    </w:p>
    <w:p w14:paraId="18744A85" w14:textId="0A63209C" w:rsidR="002F05C7" w:rsidRDefault="0058209F" w:rsidP="00622CD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⑤</w:t>
      </w:r>
      <w:r w:rsidR="002F05C7">
        <w:rPr>
          <w:rFonts w:ascii="바탕체" w:eastAsia="바탕체" w:hAnsi="바탕체" w:cs="굴림체"/>
          <w:bCs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="002F05C7" w:rsidRPr="00D57CC6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="002F05C7" w:rsidRPr="00D57CC6">
        <w:rPr>
          <w:rFonts w:ascii="바탕체" w:eastAsia="바탕체" w:hAnsi="바탕체" w:cs="굴림체" w:hint="eastAsia"/>
        </w:rPr>
        <w:t>이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전항의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검수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결과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계약이행내용이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검수조건에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위반됨을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발견한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때에는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그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사유를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명시하여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서면으로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시정을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요구할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수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있다</w:t>
      </w:r>
      <w:r w:rsidR="002F05C7" w:rsidRPr="00D57CC6">
        <w:rPr>
          <w:rFonts w:ascii="바탕체" w:eastAsia="바탕체" w:hAnsi="바탕체" w:cs="굴림체"/>
        </w:rPr>
        <w:t>.</w:t>
      </w:r>
    </w:p>
    <w:p w14:paraId="405BA06A" w14:textId="47BA9E53" w:rsidR="00612939" w:rsidRPr="00612939" w:rsidRDefault="00612939" w:rsidP="00622CD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612939">
        <w:rPr>
          <w:rFonts w:ascii="바탕체" w:eastAsia="바탕체" w:hAnsi="바탕체" w:cs="굴림체" w:hint="eastAsia"/>
        </w:rPr>
        <w:t xml:space="preserve">⑥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 xml:space="preserve">은 검수결과에 이의가 있거나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의 시정요구에 대한 조치를 완료</w:t>
      </w:r>
      <w:r w:rsidR="0012236C">
        <w:rPr>
          <w:rFonts w:ascii="바탕체" w:eastAsia="바탕체" w:hAnsi="바탕체" w:cs="굴림체" w:hint="eastAsia"/>
        </w:rPr>
        <w:t>한 때에</w:t>
      </w:r>
      <w:r>
        <w:rPr>
          <w:rFonts w:ascii="바탕체" w:eastAsia="바탕체" w:hAnsi="바탕체" w:cs="굴림체" w:hint="eastAsia"/>
        </w:rPr>
        <w:t xml:space="preserve"> 재검수</w:t>
      </w:r>
      <w:r w:rsidRPr="00612939">
        <w:rPr>
          <w:rFonts w:ascii="바탕체" w:eastAsia="바탕체" w:hAnsi="바탕체" w:cs="굴림체" w:hint="eastAsia"/>
        </w:rPr>
        <w:t xml:space="preserve">를 요청할 수 있다. 이 경우 </w:t>
      </w:r>
      <w:commentRangeStart w:id="210"/>
      <w:ins w:id="211" w:author="CHOI Fred (SCK Legal)" w:date="2026-09-18T16:23:00Z">
        <w:del w:id="212" w:author="MIRACOM" w:date="2026-09-22T14:56:00Z">
          <w:r w:rsidR="00682AC5" w:rsidRPr="004D4D4F" w:rsidDel="004D4D4F">
            <w:rPr>
              <w:rFonts w:ascii="바탕체" w:eastAsia="바탕체" w:hAnsi="바탕체" w:cs="굴림체" w:hint="eastAsia"/>
              <w:highlight w:val="yellow"/>
            </w:rPr>
            <w:delText>도급인이</w:delText>
          </w:r>
        </w:del>
      </w:ins>
      <w:commentRangeEnd w:id="210"/>
      <w:r w:rsidR="004D4D4F">
        <w:rPr>
          <w:rStyle w:val="a8"/>
          <w:rFonts w:ascii="바탕" w:eastAsia="바탕" w:hAnsi="Times New Roman"/>
          <w:kern w:val="2"/>
        </w:rPr>
        <w:commentReference w:id="210"/>
      </w:r>
      <w:ins w:id="213" w:author="CHOI Fred (SCK Legal)" w:date="2026-09-18T16:23:00Z">
        <w:del w:id="214" w:author="MIRACOM" w:date="2026-09-22T14:56:00Z">
          <w:r w:rsidR="00682AC5" w:rsidRPr="004D4D4F" w:rsidDel="004D4D4F">
            <w:rPr>
              <w:rFonts w:ascii="바탕체" w:eastAsia="바탕체" w:hAnsi="바탕체" w:cs="굴림체" w:hint="eastAsia"/>
              <w:highlight w:val="yellow"/>
            </w:rPr>
            <w:delText xml:space="preserve"> 수급인의 이의에 합리적 이유가 있다고 판단하는 경우에는</w:delText>
          </w:r>
        </w:del>
      </w:ins>
      <w:r w:rsidR="0012236C">
        <w:rPr>
          <w:rFonts w:ascii="바탕체" w:eastAsia="바탕체" w:hAnsi="바탕체" w:cs="굴림체"/>
        </w:rPr>
        <w:t>‘</w:t>
      </w:r>
      <w:r w:rsidR="0012236C">
        <w:rPr>
          <w:rFonts w:ascii="바탕체" w:eastAsia="바탕체" w:hAnsi="바탕체" w:cs="굴림체" w:hint="eastAsia"/>
        </w:rPr>
        <w:t>도급인</w:t>
      </w:r>
      <w:r w:rsidR="0012236C">
        <w:rPr>
          <w:rFonts w:ascii="바탕체" w:eastAsia="바탕체" w:hAnsi="바탕체" w:cs="굴림체"/>
        </w:rPr>
        <w:t>’</w:t>
      </w:r>
      <w:r w:rsidR="0012236C">
        <w:rPr>
          <w:rFonts w:ascii="바탕체" w:eastAsia="바탕체" w:hAnsi="바탕체" w:cs="굴림체" w:hint="eastAsia"/>
        </w:rPr>
        <w:t>은</w:t>
      </w:r>
      <w:r w:rsidRPr="00612939">
        <w:rPr>
          <w:rFonts w:ascii="바탕체" w:eastAsia="바탕체" w:hAnsi="바탕체" w:cs="굴림체" w:hint="eastAsia"/>
        </w:rPr>
        <w:t xml:space="preserve"> </w:t>
      </w:r>
      <w:r w:rsidR="0012236C">
        <w:rPr>
          <w:rFonts w:ascii="바탕체" w:eastAsia="바탕체" w:hAnsi="바탕체" w:cs="굴림체"/>
        </w:rPr>
        <w:t>‘</w:t>
      </w:r>
      <w:r w:rsidR="0012236C">
        <w:rPr>
          <w:rFonts w:ascii="바탕체" w:eastAsia="바탕체" w:hAnsi="바탕체" w:cs="굴림체" w:hint="eastAsia"/>
        </w:rPr>
        <w:t>수급인</w:t>
      </w:r>
      <w:r w:rsidR="0012236C">
        <w:rPr>
          <w:rFonts w:ascii="바탕체" w:eastAsia="바탕체" w:hAnsi="바탕체" w:cs="굴림체"/>
        </w:rPr>
        <w:t>’</w:t>
      </w:r>
      <w:r w:rsidRPr="00612939">
        <w:rPr>
          <w:rFonts w:ascii="바탕체" w:eastAsia="바탕체" w:hAnsi="바탕체" w:cs="굴림체" w:hint="eastAsia"/>
        </w:rPr>
        <w:t>의 요청을 받은 날로부터 10</w:t>
      </w:r>
      <w:ins w:id="215" w:author="CHOI Fred (SCK Legal)" w:date="2026-09-18T16:22:00Z">
        <w:r w:rsidR="00682AC5">
          <w:rPr>
            <w:rFonts w:ascii="바탕체" w:eastAsia="바탕체" w:hAnsi="바탕체" w:cs="굴림체" w:hint="eastAsia"/>
          </w:rPr>
          <w:t>영업</w:t>
        </w:r>
      </w:ins>
      <w:r w:rsidRPr="00612939">
        <w:rPr>
          <w:rFonts w:ascii="바탕체" w:eastAsia="바탕체" w:hAnsi="바탕체" w:cs="굴림체" w:hint="eastAsia"/>
        </w:rPr>
        <w:t xml:space="preserve">일 이내에 </w:t>
      </w:r>
      <w:r>
        <w:rPr>
          <w:rFonts w:ascii="바탕체" w:eastAsia="바탕체" w:hAnsi="바탕체" w:cs="굴림체" w:hint="eastAsia"/>
        </w:rPr>
        <w:t>재검수</w:t>
      </w:r>
      <w:r w:rsidRPr="00612939">
        <w:rPr>
          <w:rFonts w:ascii="바탕체" w:eastAsia="바탕체" w:hAnsi="바탕체" w:cs="굴림체" w:hint="eastAsia"/>
        </w:rPr>
        <w:t xml:space="preserve">를 완료하고 </w:t>
      </w:r>
      <w:r w:rsidR="0012236C">
        <w:rPr>
          <w:rFonts w:ascii="바탕체" w:eastAsia="바탕체" w:hAnsi="바탕체" w:cs="굴림체" w:hint="eastAsia"/>
        </w:rPr>
        <w:t>검수</w:t>
      </w:r>
      <w:r w:rsidRPr="00612939">
        <w:rPr>
          <w:rFonts w:ascii="바탕체" w:eastAsia="바탕체" w:hAnsi="바탕체" w:cs="굴림체" w:hint="eastAsia"/>
        </w:rPr>
        <w:t xml:space="preserve">결과를 통보하여야 한다. </w:t>
      </w:r>
      <w:r w:rsidR="0012236C" w:rsidRPr="00DD253C">
        <w:rPr>
          <w:rFonts w:ascii="바탕체" w:eastAsia="바탕체" w:hAnsi="바탕체" w:cs="굴림체"/>
        </w:rPr>
        <w:t>‘</w:t>
      </w:r>
      <w:r w:rsidR="0012236C" w:rsidRPr="00DD253C">
        <w:rPr>
          <w:rFonts w:ascii="바탕체" w:eastAsia="바탕체" w:hAnsi="바탕체" w:cs="굴림체" w:hint="eastAsia"/>
        </w:rPr>
        <w:t>수급인</w:t>
      </w:r>
      <w:r w:rsidR="0012236C" w:rsidRPr="00DD253C">
        <w:rPr>
          <w:rFonts w:ascii="바탕체" w:eastAsia="바탕체" w:hAnsi="바탕체" w:cs="굴림체"/>
        </w:rPr>
        <w:t>’</w:t>
      </w:r>
      <w:r w:rsidR="0012236C" w:rsidRPr="00DD253C">
        <w:rPr>
          <w:rFonts w:ascii="바탕체" w:eastAsia="바탕체" w:hAnsi="바탕체" w:cs="굴림체" w:hint="eastAsia"/>
        </w:rPr>
        <w:t>의 이의신청이 정당한 경우 재검수에 소요된 기간은 지체일수에 산입되지 아니한다.</w:t>
      </w:r>
      <w:r w:rsidR="0012236C">
        <w:rPr>
          <w:rFonts w:ascii="바탕체" w:eastAsia="바탕체" w:hAnsi="바탕체" w:cs="굴림체"/>
        </w:rPr>
        <w:t xml:space="preserve"> </w:t>
      </w:r>
      <w:ins w:id="216" w:author="CHOI Fred (SCK Legal)" w:date="2026-09-23T09:22:00Z">
        <w:r w:rsidR="00C05DE7">
          <w:rPr>
            <w:rFonts w:ascii="바탕체" w:eastAsia="바탕체" w:hAnsi="바탕체" w:cs="굴림체"/>
          </w:rPr>
          <w:t>‘</w:t>
        </w:r>
        <w:r w:rsidR="00C05DE7">
          <w:rPr>
            <w:rFonts w:ascii="바탕체" w:eastAsia="바탕체" w:hAnsi="바탕체" w:cs="굴림체" w:hint="eastAsia"/>
          </w:rPr>
          <w:t>수급인</w:t>
        </w:r>
        <w:r w:rsidR="00C05DE7">
          <w:rPr>
            <w:rFonts w:ascii="바탕체" w:eastAsia="바탕체" w:hAnsi="바탕체" w:cs="굴림체"/>
          </w:rPr>
          <w:t>’</w:t>
        </w:r>
        <w:r w:rsidR="00C05DE7">
          <w:rPr>
            <w:rFonts w:ascii="바탕체" w:eastAsia="바탕체" w:hAnsi="바탕체" w:cs="굴림체" w:hint="eastAsia"/>
          </w:rPr>
          <w:t xml:space="preserve">의 </w:t>
        </w:r>
        <w:commentRangeStart w:id="217"/>
        <w:r w:rsidR="00C05DE7">
          <w:rPr>
            <w:rFonts w:ascii="바탕체" w:eastAsia="바탕체" w:hAnsi="바탕체" w:cs="굴림체" w:hint="eastAsia"/>
          </w:rPr>
          <w:t>이의신청</w:t>
        </w:r>
      </w:ins>
      <w:commentRangeEnd w:id="217"/>
      <w:ins w:id="218" w:author="CHOI Fred (SCK Legal)" w:date="2026-09-23T09:24:00Z">
        <w:r w:rsidR="00C05DE7">
          <w:rPr>
            <w:rStyle w:val="a8"/>
            <w:rFonts w:ascii="바탕" w:eastAsia="바탕" w:hAnsi="Times New Roman"/>
            <w:kern w:val="2"/>
          </w:rPr>
          <w:commentReference w:id="217"/>
        </w:r>
      </w:ins>
      <w:ins w:id="219" w:author="CHOI Fred (SCK Legal)" w:date="2026-09-23T09:22:00Z">
        <w:r w:rsidR="00C05DE7">
          <w:rPr>
            <w:rFonts w:ascii="바탕체" w:eastAsia="바탕체" w:hAnsi="바탕체" w:cs="굴림체" w:hint="eastAsia"/>
          </w:rPr>
          <w:t xml:space="preserve">이 정당하지 않은 경우 </w:t>
        </w:r>
      </w:ins>
      <w:ins w:id="220" w:author="CHOI Fred (SCK Legal)" w:date="2026-09-23T09:23:00Z">
        <w:r w:rsidR="00C05DE7">
          <w:rPr>
            <w:rFonts w:ascii="바탕체" w:eastAsia="바탕체" w:hAnsi="바탕체" w:cs="굴림체"/>
          </w:rPr>
          <w:t>‘</w:t>
        </w:r>
        <w:r w:rsidR="00C05DE7">
          <w:rPr>
            <w:rFonts w:ascii="바탕체" w:eastAsia="바탕체" w:hAnsi="바탕체" w:cs="굴림체" w:hint="eastAsia"/>
          </w:rPr>
          <w:t>수급인</w:t>
        </w:r>
        <w:r w:rsidR="00C05DE7">
          <w:rPr>
            <w:rFonts w:ascii="바탕체" w:eastAsia="바탕체" w:hAnsi="바탕체" w:cs="굴림체"/>
          </w:rPr>
          <w:t>’</w:t>
        </w:r>
        <w:r w:rsidR="00C05DE7">
          <w:rPr>
            <w:rFonts w:ascii="바탕체" w:eastAsia="바탕체" w:hAnsi="바탕체" w:cs="굴림체" w:hint="eastAsia"/>
          </w:rPr>
          <w:t xml:space="preserve">은 지체로 인한 손해 및 </w:t>
        </w:r>
      </w:ins>
      <w:ins w:id="221" w:author="CHOI Fred (SCK Legal)" w:date="2026-09-23T09:24:00Z">
        <w:r w:rsidR="00C05DE7">
          <w:rPr>
            <w:rFonts w:ascii="바탕체" w:eastAsia="바탕체" w:hAnsi="바탕체" w:cs="굴림체" w:hint="eastAsia"/>
          </w:rPr>
          <w:t xml:space="preserve">재검수로 인한 </w:t>
        </w:r>
        <w:r w:rsidR="00C05DE7">
          <w:rPr>
            <w:rFonts w:ascii="바탕체" w:eastAsia="바탕체" w:hAnsi="바탕체" w:cs="굴림체"/>
          </w:rPr>
          <w:t>‘</w:t>
        </w:r>
        <w:r w:rsidR="00C05DE7">
          <w:rPr>
            <w:rFonts w:ascii="바탕체" w:eastAsia="바탕체" w:hAnsi="바탕체" w:cs="굴림체" w:hint="eastAsia"/>
          </w:rPr>
          <w:t>도급인</w:t>
        </w:r>
        <w:r w:rsidR="00C05DE7">
          <w:rPr>
            <w:rFonts w:ascii="바탕체" w:eastAsia="바탕체" w:hAnsi="바탕체" w:cs="굴림체"/>
          </w:rPr>
          <w:t>’</w:t>
        </w:r>
        <w:r w:rsidR="00C05DE7">
          <w:rPr>
            <w:rFonts w:ascii="바탕체" w:eastAsia="바탕체" w:hAnsi="바탕체" w:cs="굴림체" w:hint="eastAsia"/>
          </w:rPr>
          <w:t>의 일체의 손해를 배상한다.</w:t>
        </w:r>
        <w:r w:rsidR="00C05DE7">
          <w:rPr>
            <w:rFonts w:ascii="바탕체" w:eastAsia="바탕체" w:hAnsi="바탕체" w:cs="굴림체"/>
          </w:rPr>
          <w:t xml:space="preserve"> </w:t>
        </w:r>
      </w:ins>
    </w:p>
    <w:p w14:paraId="1625E305" w14:textId="0A5A534E" w:rsidR="002F05C7" w:rsidRPr="005776CA" w:rsidDel="00C13CCC" w:rsidRDefault="00612939" w:rsidP="00622CD5">
      <w:pPr>
        <w:pStyle w:val="s0"/>
        <w:spacing w:line="360" w:lineRule="auto"/>
        <w:jc w:val="both"/>
        <w:rPr>
          <w:del w:id="222" w:author="MIRACOM" w:date="2026-09-22T15:07:00Z"/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⑦</w:t>
      </w:r>
      <w:r w:rsidR="002F05C7">
        <w:rPr>
          <w:rFonts w:ascii="바탕체" w:eastAsia="바탕체" w:hAnsi="바탕체" w:cs="굴림체"/>
          <w:bCs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="002F05C7" w:rsidRPr="00D57CC6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="002F05C7" w:rsidRPr="00D57CC6">
        <w:rPr>
          <w:rFonts w:ascii="바탕체" w:eastAsia="바탕체" w:hAnsi="바탕체" w:cs="굴림체" w:hint="eastAsia"/>
        </w:rPr>
        <w:t>이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58209F">
        <w:rPr>
          <w:rFonts w:ascii="바탕체" w:eastAsia="바탕체" w:hAnsi="바탕체" w:cs="굴림체" w:hint="eastAsia"/>
        </w:rPr>
        <w:t>제④</w:t>
      </w:r>
      <w:r w:rsidR="002F05C7" w:rsidRPr="00D57CC6">
        <w:rPr>
          <w:rFonts w:ascii="바탕체" w:eastAsia="바탕체" w:hAnsi="바탕체" w:cs="굴림체" w:hint="eastAsia"/>
        </w:rPr>
        <w:t>항</w:t>
      </w:r>
      <w:r>
        <w:rPr>
          <w:rFonts w:ascii="바탕체" w:eastAsia="바탕체" w:hAnsi="바탕체" w:cs="굴림체" w:hint="eastAsia"/>
        </w:rPr>
        <w:t xml:space="preserve"> 및 제⑥항</w:t>
      </w:r>
      <w:r w:rsidR="002F05C7" w:rsidRPr="00D57CC6">
        <w:rPr>
          <w:rFonts w:ascii="바탕체" w:eastAsia="바탕체" w:hAnsi="바탕체" w:cs="굴림체" w:hint="eastAsia"/>
        </w:rPr>
        <w:t>의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기간</w:t>
      </w:r>
      <w:r w:rsidR="002F05C7" w:rsidRPr="00D57CC6">
        <w:rPr>
          <w:rFonts w:ascii="바탕체" w:eastAsia="바탕체" w:hAnsi="바탕체" w:cs="바탕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내에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서면으로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검수결과통지를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하지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않는</w:t>
      </w:r>
      <w:r w:rsidR="002F05C7" w:rsidRPr="00D57CC6">
        <w:rPr>
          <w:rFonts w:ascii="바탕체" w:eastAsia="바탕체" w:hAnsi="바탕체" w:cs="굴림체"/>
        </w:rPr>
        <w:t xml:space="preserve"> </w:t>
      </w:r>
      <w:r w:rsidR="002F05C7" w:rsidRPr="00D57CC6">
        <w:rPr>
          <w:rFonts w:ascii="바탕체" w:eastAsia="바탕체" w:hAnsi="바탕체" w:cs="굴림체" w:hint="eastAsia"/>
        </w:rPr>
        <w:t>경우</w:t>
      </w:r>
      <w:r w:rsidR="002F05C7" w:rsidRPr="00D57CC6">
        <w:rPr>
          <w:rFonts w:ascii="바탕체" w:eastAsia="바탕체" w:hAnsi="바탕체" w:cs="굴림체"/>
        </w:rPr>
        <w:t xml:space="preserve">, </w:t>
      </w:r>
      <w:r w:rsidR="002F05C7" w:rsidRPr="005776CA">
        <w:rPr>
          <w:rFonts w:ascii="바탕체" w:eastAsia="바탕체" w:hAnsi="바탕체" w:cs="굴림체" w:hint="eastAsia"/>
        </w:rPr>
        <w:t>그</w:t>
      </w:r>
      <w:r w:rsidR="002F05C7" w:rsidRPr="005776CA">
        <w:rPr>
          <w:rFonts w:ascii="바탕체" w:eastAsia="바탕체" w:hAnsi="바탕체" w:cs="굴림체"/>
        </w:rPr>
        <w:t xml:space="preserve"> </w:t>
      </w:r>
      <w:r w:rsidR="002F05C7" w:rsidRPr="005776CA">
        <w:rPr>
          <w:rFonts w:ascii="바탕체" w:eastAsia="바탕체" w:hAnsi="바탕체" w:cs="굴림체" w:hint="eastAsia"/>
        </w:rPr>
        <w:t>기간이</w:t>
      </w:r>
      <w:r w:rsidR="002F05C7" w:rsidRPr="005776CA">
        <w:rPr>
          <w:rFonts w:ascii="바탕체" w:eastAsia="바탕체" w:hAnsi="바탕체" w:cs="굴림체"/>
        </w:rPr>
        <w:t xml:space="preserve"> </w:t>
      </w:r>
      <w:r w:rsidR="002F05C7" w:rsidRPr="005776CA">
        <w:rPr>
          <w:rFonts w:ascii="바탕체" w:eastAsia="바탕체" w:hAnsi="바탕체" w:cs="굴림체" w:hint="eastAsia"/>
        </w:rPr>
        <w:t>만료한</w:t>
      </w:r>
      <w:r w:rsidR="002F05C7" w:rsidRPr="005776CA">
        <w:rPr>
          <w:rFonts w:ascii="바탕체" w:eastAsia="바탕체" w:hAnsi="바탕체" w:cs="굴림체"/>
        </w:rPr>
        <w:t xml:space="preserve"> </w:t>
      </w:r>
      <w:r w:rsidR="002F05C7" w:rsidRPr="005776CA">
        <w:rPr>
          <w:rFonts w:ascii="바탕체" w:eastAsia="바탕체" w:hAnsi="바탕체" w:cs="굴림체" w:hint="eastAsia"/>
        </w:rPr>
        <w:t>날에</w:t>
      </w:r>
      <w:r w:rsidR="002F05C7" w:rsidRPr="005776CA">
        <w:rPr>
          <w:rFonts w:ascii="바탕체" w:eastAsia="바탕체" w:hAnsi="바탕체" w:cs="굴림체"/>
        </w:rPr>
        <w:t xml:space="preserve"> </w:t>
      </w:r>
      <w:r w:rsidR="002F05C7" w:rsidRPr="005776CA">
        <w:rPr>
          <w:rFonts w:ascii="바탕체" w:eastAsia="바탕체" w:hAnsi="바탕체" w:cs="굴림체" w:hint="eastAsia"/>
        </w:rPr>
        <w:t>검수가</w:t>
      </w:r>
      <w:r w:rsidR="002F05C7" w:rsidRPr="005776CA">
        <w:rPr>
          <w:rFonts w:ascii="바탕체" w:eastAsia="바탕체" w:hAnsi="바탕체" w:cs="굴림체"/>
        </w:rPr>
        <w:t xml:space="preserve"> </w:t>
      </w:r>
      <w:r w:rsidR="002F05C7" w:rsidRPr="005776CA">
        <w:rPr>
          <w:rFonts w:ascii="바탕체" w:eastAsia="바탕체" w:hAnsi="바탕체" w:cs="굴림체" w:hint="eastAsia"/>
        </w:rPr>
        <w:t>완료된</w:t>
      </w:r>
      <w:r w:rsidR="002F05C7" w:rsidRPr="005776CA">
        <w:rPr>
          <w:rFonts w:ascii="바탕체" w:eastAsia="바탕체" w:hAnsi="바탕체" w:cs="굴림체"/>
        </w:rPr>
        <w:t xml:space="preserve"> </w:t>
      </w:r>
      <w:r w:rsidR="002F05C7" w:rsidRPr="005776CA">
        <w:rPr>
          <w:rFonts w:ascii="바탕체" w:eastAsia="바탕체" w:hAnsi="바탕체" w:cs="굴림체" w:hint="eastAsia"/>
        </w:rPr>
        <w:t>것으로</w:t>
      </w:r>
      <w:r w:rsidR="002F05C7" w:rsidRPr="005776CA">
        <w:rPr>
          <w:rFonts w:ascii="바탕체" w:eastAsia="바탕체" w:hAnsi="바탕체" w:cs="굴림체"/>
        </w:rPr>
        <w:t xml:space="preserve"> </w:t>
      </w:r>
      <w:r w:rsidR="002F05C7" w:rsidRPr="005776CA">
        <w:rPr>
          <w:rFonts w:ascii="바탕체" w:eastAsia="바탕체" w:hAnsi="바탕체" w:cs="굴림체" w:hint="eastAsia"/>
        </w:rPr>
        <w:t>간주한다</w:t>
      </w:r>
      <w:r w:rsidR="002F05C7" w:rsidRPr="005776CA">
        <w:rPr>
          <w:rFonts w:ascii="바탕체" w:eastAsia="바탕체" w:hAnsi="바탕체" w:cs="굴림체"/>
        </w:rPr>
        <w:t>.</w:t>
      </w:r>
    </w:p>
    <w:p w14:paraId="4682E87E" w14:textId="503F4FF9" w:rsidR="0058209F" w:rsidRDefault="0012236C" w:rsidP="0058209F">
      <w:pPr>
        <w:pStyle w:val="s0"/>
        <w:spacing w:line="360" w:lineRule="auto"/>
        <w:jc w:val="both"/>
        <w:rPr>
          <w:rFonts w:ascii="바탕체" w:eastAsia="바탕체" w:hAnsi="바탕체"/>
        </w:rPr>
      </w:pPr>
      <w:commentRangeStart w:id="223"/>
      <w:del w:id="224" w:author="CHOI Fred (SCK Legal)" w:date="2026-09-18T16:24:00Z">
        <w:r w:rsidDel="00682AC5">
          <w:rPr>
            <w:rFonts w:ascii="바탕체" w:eastAsia="바탕체" w:hAnsi="바탕체" w:hint="eastAsia"/>
          </w:rPr>
          <w:delText>⑧</w:delText>
        </w:r>
        <w:r w:rsidR="002F05C7" w:rsidRPr="005776CA" w:rsidDel="00682AC5">
          <w:rPr>
            <w:rFonts w:ascii="바탕체" w:eastAsia="바탕체" w:hAnsi="바탕체" w:hint="eastAsia"/>
          </w:rPr>
          <w:delText xml:space="preserve"> 검수가 완료</w:delText>
        </w:r>
        <w:r w:rsidR="002F05C7" w:rsidRPr="005776CA" w:rsidDel="00682AC5">
          <w:rPr>
            <w:rFonts w:ascii="바탕체" w:eastAsia="바탕체" w:hAnsi="바탕체"/>
          </w:rPr>
          <w:delText xml:space="preserve">되면 </w:delText>
        </w:r>
      </w:del>
      <w:commentRangeEnd w:id="223"/>
      <w:r w:rsidR="00682AC5">
        <w:rPr>
          <w:rStyle w:val="a8"/>
          <w:rFonts w:ascii="바탕" w:eastAsia="바탕" w:hAnsi="Times New Roman"/>
          <w:kern w:val="2"/>
        </w:rPr>
        <w:commentReference w:id="223"/>
      </w:r>
      <w:del w:id="225" w:author="CHOI Fred (SCK Legal)" w:date="2026-09-18T16:24:00Z">
        <w:r w:rsidR="0058209F" w:rsidDel="00682AC5">
          <w:rPr>
            <w:rFonts w:ascii="바탕체" w:eastAsia="바탕체" w:hAnsi="바탕체" w:hint="eastAsia"/>
          </w:rPr>
          <w:delText xml:space="preserve">과업내역서상 </w:delText>
        </w:r>
        <w:r w:rsidR="002F05C7" w:rsidRPr="005776CA" w:rsidDel="00682AC5">
          <w:rPr>
            <w:rFonts w:ascii="바탕체" w:eastAsia="바탕체" w:hAnsi="바탕체" w:hint="eastAsia"/>
          </w:rPr>
          <w:delText xml:space="preserve">모든 </w:delText>
        </w:r>
        <w:r w:rsidR="0058209F" w:rsidDel="00682AC5">
          <w:rPr>
            <w:rFonts w:ascii="바탕체" w:eastAsia="바탕체" w:hAnsi="바탕체" w:hint="eastAsia"/>
          </w:rPr>
          <w:delText>과업이</w:delText>
        </w:r>
        <w:r w:rsidR="002F05C7" w:rsidRPr="005776CA" w:rsidDel="00682AC5">
          <w:rPr>
            <w:rFonts w:ascii="바탕체" w:eastAsia="바탕체" w:hAnsi="바탕체" w:hint="eastAsia"/>
          </w:rPr>
          <w:delText xml:space="preserve"> </w:delText>
        </w:r>
        <w:r w:rsidR="0058209F" w:rsidDel="00682AC5">
          <w:rPr>
            <w:rFonts w:ascii="바탕체" w:eastAsia="바탕체" w:hAnsi="바탕체" w:hint="eastAsia"/>
          </w:rPr>
          <w:delText>종료</w:delText>
        </w:r>
        <w:r w:rsidR="00612939" w:rsidDel="00682AC5">
          <w:rPr>
            <w:rFonts w:ascii="바탕체" w:eastAsia="바탕체" w:hAnsi="바탕체" w:hint="eastAsia"/>
          </w:rPr>
          <w:delText xml:space="preserve">되어 </w:delText>
        </w:r>
        <w:r w:rsidR="00612939" w:rsidDel="00682AC5">
          <w:rPr>
            <w:rFonts w:ascii="바탕체" w:eastAsia="바탕체" w:hAnsi="바탕체"/>
          </w:rPr>
          <w:delText>‘</w:delText>
        </w:r>
        <w:r w:rsidR="00612939" w:rsidDel="00682AC5">
          <w:rPr>
            <w:rFonts w:ascii="바탕체" w:eastAsia="바탕체" w:hAnsi="바탕체" w:hint="eastAsia"/>
          </w:rPr>
          <w:delText>도급인</w:delText>
        </w:r>
        <w:r w:rsidR="00612939" w:rsidDel="00682AC5">
          <w:rPr>
            <w:rFonts w:ascii="바탕체" w:eastAsia="바탕체" w:hAnsi="바탕체"/>
          </w:rPr>
          <w:delText>’</w:delText>
        </w:r>
        <w:r w:rsidR="00612939" w:rsidDel="00682AC5">
          <w:rPr>
            <w:rFonts w:ascii="바탕체" w:eastAsia="바탕체" w:hAnsi="바탕체" w:hint="eastAsia"/>
          </w:rPr>
          <w:delText>에게 인수된 것</w:delText>
        </w:r>
        <w:r w:rsidR="002F05C7" w:rsidRPr="005776CA" w:rsidDel="00682AC5">
          <w:rPr>
            <w:rFonts w:ascii="바탕체" w:eastAsia="바탕체" w:hAnsi="바탕체" w:hint="eastAsia"/>
          </w:rPr>
          <w:delText>으로 간주되며</w:delText>
        </w:r>
        <w:r w:rsidR="0058209F" w:rsidDel="00682AC5">
          <w:rPr>
            <w:rFonts w:ascii="바탕체" w:eastAsia="바탕체" w:hAnsi="바탕체" w:hint="eastAsia"/>
          </w:rPr>
          <w:delText>,</w:delText>
        </w:r>
        <w:r w:rsidR="002F05C7" w:rsidDel="00682AC5">
          <w:rPr>
            <w:rFonts w:ascii="바탕체" w:eastAsia="바탕체" w:hAnsi="바탕체"/>
          </w:rPr>
          <w:delText xml:space="preserve"> </w:delText>
        </w:r>
        <w:r w:rsidR="00FE131D" w:rsidDel="00682AC5">
          <w:rPr>
            <w:rFonts w:ascii="바탕체" w:eastAsia="바탕체" w:hAnsi="바탕체" w:cs="굴림체"/>
          </w:rPr>
          <w:delText>‘</w:delText>
        </w:r>
        <w:r w:rsidR="002F05C7" w:rsidRPr="005776CA" w:rsidDel="00682AC5">
          <w:rPr>
            <w:rFonts w:ascii="바탕체" w:eastAsia="바탕체" w:hAnsi="바탕체" w:hint="eastAsia"/>
          </w:rPr>
          <w:delText>수급인</w:delText>
        </w:r>
        <w:r w:rsidR="00FE131D" w:rsidRPr="00A658AA" w:rsidDel="00682AC5">
          <w:rPr>
            <w:rFonts w:ascii="바탕체" w:eastAsia="바탕체" w:hAnsi="바탕체" w:cs="굴림체"/>
          </w:rPr>
          <w:delText>’</w:delText>
        </w:r>
        <w:r w:rsidR="002F05C7" w:rsidRPr="005776CA" w:rsidDel="00682AC5">
          <w:rPr>
            <w:rFonts w:ascii="바탕체" w:eastAsia="바탕체" w:hAnsi="바탕체" w:hint="eastAsia"/>
          </w:rPr>
          <w:delText xml:space="preserve">은 </w:delText>
        </w:r>
        <w:r w:rsidR="0058209F" w:rsidDel="00682AC5">
          <w:rPr>
            <w:rFonts w:ascii="바탕체" w:eastAsia="바탕체" w:hAnsi="바탕체" w:hint="eastAsia"/>
          </w:rPr>
          <w:delText xml:space="preserve">계약서상 달리 정하지 않은 잔존의무나 </w:delText>
        </w:r>
        <w:r w:rsidR="002F05C7" w:rsidRPr="005776CA" w:rsidDel="00682AC5">
          <w:rPr>
            <w:rFonts w:ascii="바탕체" w:eastAsia="바탕체" w:hAnsi="바탕체" w:hint="eastAsia"/>
          </w:rPr>
          <w:delText>추가 납품물에 대한 의무를 부담하지 아니한다</w:delText>
        </w:r>
      </w:del>
      <w:del w:id="226" w:author="CHOI Fred (SCK Legal)" w:date="2026-09-18T16:23:00Z">
        <w:r w:rsidR="002F05C7" w:rsidRPr="005776CA" w:rsidDel="00682AC5">
          <w:rPr>
            <w:rFonts w:ascii="바탕체" w:eastAsia="바탕체" w:hAnsi="바탕체" w:hint="eastAsia"/>
          </w:rPr>
          <w:delText>.</w:delText>
        </w:r>
      </w:del>
    </w:p>
    <w:p w14:paraId="271E1406" w14:textId="3D451FE5" w:rsidR="002F05C7" w:rsidRDefault="00C13CCC" w:rsidP="0058209F">
      <w:pPr>
        <w:pStyle w:val="s0"/>
        <w:spacing w:line="360" w:lineRule="auto"/>
        <w:jc w:val="both"/>
        <w:rPr>
          <w:rFonts w:ascii="바탕" w:eastAsia="바탕" w:hAnsi="바탕" w:cs="굴림"/>
          <w:color w:val="000000"/>
          <w:szCs w:val="20"/>
        </w:rPr>
      </w:pPr>
      <w:ins w:id="227" w:author="MIRACOM" w:date="2026-09-22T15:07:00Z">
        <w:r>
          <w:rPr>
            <w:rFonts w:ascii="바탕체" w:eastAsia="바탕체" w:hAnsi="바탕체" w:hint="eastAsia"/>
          </w:rPr>
          <w:t>⑧</w:t>
        </w:r>
      </w:ins>
      <w:del w:id="228" w:author="MIRACOM" w:date="2026-09-22T15:07:00Z">
        <w:r w:rsidR="0012236C" w:rsidDel="00C13CCC">
          <w:rPr>
            <w:rFonts w:ascii="바탕체" w:eastAsia="바탕체" w:hAnsi="바탕체" w:hint="eastAsia"/>
          </w:rPr>
          <w:delText>⑨</w:delText>
        </w:r>
      </w:del>
      <w:r w:rsidR="0058209F">
        <w:rPr>
          <w:rFonts w:ascii="바탕체" w:eastAsia="바탕체" w:hAnsi="바탕체"/>
        </w:rPr>
        <w:t xml:space="preserve"> </w:t>
      </w:r>
      <w:r w:rsidR="0058209F">
        <w:rPr>
          <w:rFonts w:ascii="바탕" w:eastAsia="바탕" w:hAnsi="바탕" w:cs="굴림"/>
          <w:color w:val="000000"/>
          <w:spacing w:val="-4"/>
          <w:szCs w:val="20"/>
        </w:rPr>
        <w:t>‘</w:t>
      </w:r>
      <w:r w:rsidR="0058209F">
        <w:rPr>
          <w:rFonts w:ascii="바탕" w:eastAsia="바탕" w:hAnsi="바탕" w:cs="굴림" w:hint="eastAsia"/>
          <w:color w:val="000000"/>
          <w:spacing w:val="-4"/>
          <w:szCs w:val="20"/>
        </w:rPr>
        <w:t>도급인</w:t>
      </w:r>
      <w:r w:rsidR="0058209F">
        <w:rPr>
          <w:rFonts w:ascii="바탕" w:eastAsia="바탕" w:hAnsi="바탕" w:cs="굴림"/>
          <w:color w:val="000000"/>
          <w:spacing w:val="-4"/>
          <w:szCs w:val="20"/>
        </w:rPr>
        <w:t>’</w:t>
      </w:r>
      <w:r w:rsidR="0058209F">
        <w:rPr>
          <w:rFonts w:ascii="바탕" w:eastAsia="바탕" w:hAnsi="바탕" w:cs="굴림" w:hint="eastAsia"/>
          <w:color w:val="000000"/>
          <w:spacing w:val="-4"/>
          <w:szCs w:val="20"/>
        </w:rPr>
        <w:t xml:space="preserve"> 또는 제3자에 의한 검수비용은 </w:t>
      </w:r>
      <w:ins w:id="229" w:author="CHOI Fred (SCK Legal)" w:date="2026-09-18T16:24:00Z">
        <w:r w:rsidR="00682AC5">
          <w:rPr>
            <w:rFonts w:ascii="바탕" w:eastAsia="바탕" w:hAnsi="바탕" w:cs="굴림" w:hint="eastAsia"/>
            <w:color w:val="000000"/>
            <w:spacing w:val="-4"/>
            <w:szCs w:val="20"/>
          </w:rPr>
          <w:t>수급인의 귀책</w:t>
        </w:r>
      </w:ins>
      <w:ins w:id="230" w:author="CHOI Fred (SCK Legal)" w:date="2026-09-18T16:25:00Z">
        <w:r w:rsidR="00682AC5">
          <w:rPr>
            <w:rFonts w:ascii="바탕" w:eastAsia="바탕" w:hAnsi="바탕" w:cs="굴림" w:hint="eastAsia"/>
            <w:color w:val="000000"/>
            <w:spacing w:val="-4"/>
            <w:szCs w:val="20"/>
          </w:rPr>
          <w:t xml:space="preserve">사유가 인정되지 않는 한도에서 </w:t>
        </w:r>
      </w:ins>
      <w:r w:rsidR="0058209F">
        <w:rPr>
          <w:rFonts w:ascii="바탕" w:eastAsia="바탕" w:hAnsi="바탕" w:cs="굴림"/>
          <w:color w:val="000000"/>
          <w:spacing w:val="-4"/>
          <w:szCs w:val="20"/>
        </w:rPr>
        <w:t>‘</w:t>
      </w:r>
      <w:r w:rsidR="0058209F">
        <w:rPr>
          <w:rFonts w:ascii="바탕" w:eastAsia="바탕" w:hAnsi="바탕" w:cs="굴림" w:hint="eastAsia"/>
          <w:color w:val="000000"/>
          <w:spacing w:val="-4"/>
          <w:szCs w:val="20"/>
        </w:rPr>
        <w:t>도급인</w:t>
      </w:r>
      <w:r w:rsidR="0058209F">
        <w:rPr>
          <w:rFonts w:ascii="바탕" w:eastAsia="바탕" w:hAnsi="바탕" w:cs="굴림"/>
          <w:color w:val="000000"/>
          <w:spacing w:val="-4"/>
          <w:szCs w:val="20"/>
        </w:rPr>
        <w:t>’</w:t>
      </w:r>
      <w:r w:rsidR="0058209F">
        <w:rPr>
          <w:rFonts w:ascii="바탕" w:eastAsia="바탕" w:hAnsi="바탕" w:cs="굴림" w:hint="eastAsia"/>
          <w:color w:val="000000"/>
          <w:spacing w:val="-4"/>
          <w:szCs w:val="20"/>
        </w:rPr>
        <w:t xml:space="preserve">이 부담한다. 검수과정에서 </w:t>
      </w:r>
      <w:ins w:id="231" w:author="CHOI Fred (SCK Legal)" w:date="2026-09-18T16:25:00Z">
        <w:r w:rsidR="00682AC5">
          <w:rPr>
            <w:rFonts w:ascii="바탕" w:eastAsia="바탕" w:hAnsi="바탕" w:cs="굴림" w:hint="eastAsia"/>
            <w:color w:val="000000"/>
            <w:spacing w:val="-4"/>
            <w:szCs w:val="20"/>
          </w:rPr>
          <w:t xml:space="preserve">수급인의 귀책사유로 </w:t>
        </w:r>
      </w:ins>
      <w:r w:rsidR="0058209F">
        <w:rPr>
          <w:rFonts w:ascii="바탕" w:eastAsia="바탕" w:hAnsi="바탕" w:cs="굴림" w:hint="eastAsia"/>
          <w:color w:val="000000"/>
          <w:spacing w:val="-4"/>
          <w:szCs w:val="20"/>
        </w:rPr>
        <w:t>추가 비용이 발생</w:t>
      </w:r>
      <w:r w:rsidR="0058209F">
        <w:rPr>
          <w:rFonts w:ascii="바탕" w:eastAsia="바탕" w:hAnsi="바탕" w:cs="굴림" w:hint="eastAsia"/>
          <w:color w:val="000000"/>
          <w:szCs w:val="20"/>
        </w:rPr>
        <w:t>되는 경우에</w:t>
      </w:r>
      <w:ins w:id="232" w:author="CHOI Fred (SCK Legal)" w:date="2026-09-18T16:25:00Z">
        <w:r w:rsidR="00682AC5">
          <w:rPr>
            <w:rFonts w:ascii="바탕" w:eastAsia="바탕" w:hAnsi="바탕" w:cs="굴림" w:hint="eastAsia"/>
            <w:color w:val="000000"/>
            <w:szCs w:val="20"/>
          </w:rPr>
          <w:t>는 수급인이 비용을 부담한</w:t>
        </w:r>
      </w:ins>
      <w:ins w:id="233" w:author="CHOI Fred (SCK Legal)" w:date="2026-09-18T16:26:00Z">
        <w:r w:rsidR="00682AC5">
          <w:rPr>
            <w:rFonts w:ascii="바탕" w:eastAsia="바탕" w:hAnsi="바탕" w:cs="굴림" w:hint="eastAsia"/>
            <w:color w:val="000000"/>
            <w:szCs w:val="20"/>
          </w:rPr>
          <w:t>다</w:t>
        </w:r>
      </w:ins>
      <w:del w:id="234" w:author="CHOI Fred (SCK Legal)" w:date="2026-09-18T16:25:00Z">
        <w:r w:rsidR="0058209F" w:rsidDel="00682AC5">
          <w:rPr>
            <w:rFonts w:ascii="바탕" w:eastAsia="바탕" w:hAnsi="바탕" w:cs="굴림" w:hint="eastAsia"/>
            <w:color w:val="000000"/>
            <w:szCs w:val="20"/>
          </w:rPr>
          <w:delText>도 동일하다.</w:delText>
        </w:r>
      </w:del>
    </w:p>
    <w:p w14:paraId="47F2F362" w14:textId="77777777" w:rsidR="00DD253C" w:rsidRPr="005776CA" w:rsidRDefault="00DD253C" w:rsidP="0058209F">
      <w:pPr>
        <w:pStyle w:val="s0"/>
        <w:spacing w:line="360" w:lineRule="auto"/>
        <w:jc w:val="both"/>
        <w:rPr>
          <w:rFonts w:ascii="바탕체" w:eastAsia="바탕체" w:hAnsi="바탕체"/>
        </w:rPr>
      </w:pPr>
    </w:p>
    <w:p w14:paraId="4E6FE233" w14:textId="53975421" w:rsidR="002F05C7" w:rsidRPr="0028553D" w:rsidRDefault="002F05C7" w:rsidP="002F05C7">
      <w:pPr>
        <w:pStyle w:val="s0"/>
        <w:spacing w:line="360" w:lineRule="auto"/>
        <w:jc w:val="both"/>
        <w:rPr>
          <w:rFonts w:ascii="바탕체" w:eastAsia="바탕체" w:hAnsi="바탕체"/>
          <w:rPrChange w:id="235" w:author="MIRACOM" w:date="2026-09-28T15:49:00Z">
            <w:rPr>
              <w:rFonts w:ascii="바탕체" w:eastAsia="바탕체" w:hAnsi="바탕체"/>
              <w:highlight w:val="yellow"/>
            </w:rPr>
          </w:rPrChange>
        </w:rPr>
      </w:pPr>
      <w:r w:rsidRPr="0028553D">
        <w:rPr>
          <w:rFonts w:ascii="바탕체" w:eastAsia="바탕체" w:hAnsi="바탕체" w:cs="굴림체" w:hint="eastAsia"/>
          <w:rPrChange w:id="236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제</w:t>
      </w:r>
      <w:r w:rsidR="00FD7CDE" w:rsidRPr="0028553D">
        <w:rPr>
          <w:rFonts w:ascii="바탕체" w:eastAsia="바탕체" w:hAnsi="바탕체" w:cs="굴림체"/>
          <w:rPrChange w:id="237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 xml:space="preserve"> 1</w:t>
      </w:r>
      <w:r w:rsidR="0057756F" w:rsidRPr="0028553D">
        <w:rPr>
          <w:rFonts w:ascii="바탕체" w:eastAsia="바탕체" w:hAnsi="바탕체" w:cs="굴림체"/>
          <w:rPrChange w:id="238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>1</w:t>
      </w:r>
      <w:r w:rsidRPr="0028553D">
        <w:rPr>
          <w:rFonts w:ascii="바탕체" w:eastAsia="바탕체" w:hAnsi="바탕체" w:cs="굴림체"/>
          <w:rPrChange w:id="239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Pr="0028553D">
        <w:rPr>
          <w:rFonts w:ascii="바탕체" w:eastAsia="바탕체" w:hAnsi="바탕체" w:cs="굴림체" w:hint="eastAsia"/>
          <w:rPrChange w:id="240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조</w:t>
      </w:r>
      <w:r w:rsidRPr="0028553D">
        <w:rPr>
          <w:rFonts w:ascii="바탕체" w:eastAsia="바탕체" w:hAnsi="바탕체" w:cs="굴림체"/>
          <w:rPrChange w:id="241" w:author="MIRACOM" w:date="2026-09-28T15:49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Pr="0028553D">
        <w:rPr>
          <w:rFonts w:ascii="바탕체" w:eastAsia="바탕체" w:hAnsi="바탕체" w:cs="굴림체" w:hint="eastAsia"/>
          <w:rPrChange w:id="242" w:author="MIRACOM" w:date="2026-09-28T15:49:00Z">
            <w:rPr>
              <w:rFonts w:ascii="바탕체" w:eastAsia="바탕체" w:hAnsi="바탕체" w:cs="굴림체" w:hint="eastAsia"/>
              <w:highlight w:val="yellow"/>
            </w:rPr>
          </w:rPrChange>
        </w:rPr>
        <w:t>【부당반품의 금지】</w:t>
      </w:r>
    </w:p>
    <w:p w14:paraId="35459213" w14:textId="127D6267" w:rsidR="002F05C7" w:rsidRPr="00061971" w:rsidRDefault="002F05C7" w:rsidP="002F05C7">
      <w:pPr>
        <w:pStyle w:val="s0"/>
        <w:spacing w:line="360" w:lineRule="auto"/>
        <w:jc w:val="both"/>
        <w:rPr>
          <w:rFonts w:ascii="바탕체" w:eastAsia="바탕체" w:hAnsi="바탕체"/>
        </w:rPr>
      </w:pPr>
      <w:commentRangeStart w:id="243"/>
      <w:commentRangeStart w:id="244"/>
      <w:commentRangeStart w:id="245"/>
      <w:del w:id="246" w:author="CHOI Fred (SCK Legal)" w:date="2026-09-18T16:26:00Z">
        <w:r w:rsidRPr="004D4D4F" w:rsidDel="00682AC5">
          <w:rPr>
            <w:rFonts w:ascii="바탕체" w:eastAsia="바탕체" w:hAnsi="바탕체" w:hint="eastAsia"/>
            <w:highlight w:val="yellow"/>
          </w:rPr>
          <w:delText>①</w:delText>
        </w:r>
      </w:del>
      <w:del w:id="247" w:author="CHOI Fred (SCK Legal)" w:date="2026-09-23T09:26:00Z">
        <w:r w:rsidRPr="004D4D4F" w:rsidDel="00C05DE7">
          <w:rPr>
            <w:rFonts w:ascii="바탕체" w:eastAsia="바탕체" w:hAnsi="바탕체"/>
            <w:highlight w:val="yellow"/>
          </w:rPr>
          <w:delText>‘</w:delText>
        </w:r>
        <w:r w:rsidRPr="004D4D4F" w:rsidDel="00C05DE7">
          <w:rPr>
            <w:rFonts w:ascii="바탕체" w:eastAsia="바탕체" w:hAnsi="바탕체" w:hint="eastAsia"/>
            <w:highlight w:val="yellow"/>
          </w:rPr>
          <w:delText>도급인</w:delText>
        </w:r>
        <w:commentRangeEnd w:id="243"/>
        <w:r w:rsidR="00682AC5" w:rsidRPr="004D4D4F" w:rsidDel="00C05DE7">
          <w:rPr>
            <w:rStyle w:val="a8"/>
            <w:rFonts w:ascii="바탕" w:eastAsia="바탕" w:hAnsi="Times New Roman"/>
            <w:kern w:val="2"/>
            <w:highlight w:val="yellow"/>
          </w:rPr>
          <w:commentReference w:id="243"/>
        </w:r>
        <w:commentRangeEnd w:id="244"/>
        <w:r w:rsidR="004D4D4F" w:rsidDel="00C05DE7">
          <w:rPr>
            <w:rStyle w:val="a8"/>
            <w:rFonts w:ascii="바탕" w:eastAsia="바탕" w:hAnsi="Times New Roman"/>
            <w:kern w:val="2"/>
          </w:rPr>
          <w:commentReference w:id="244"/>
        </w:r>
      </w:del>
      <w:commentRangeEnd w:id="245"/>
      <w:r w:rsidR="00C05DE7">
        <w:rPr>
          <w:rStyle w:val="a8"/>
          <w:rFonts w:ascii="바탕" w:eastAsia="바탕" w:hAnsi="Times New Roman"/>
          <w:kern w:val="2"/>
        </w:rPr>
        <w:commentReference w:id="245"/>
      </w:r>
      <w:del w:id="248" w:author="CHOI Fred (SCK Legal)" w:date="2026-09-23T09:26:00Z">
        <w:r w:rsidR="00061971" w:rsidRPr="004D4D4F" w:rsidDel="00C05DE7">
          <w:rPr>
            <w:rFonts w:ascii="바탕체" w:eastAsia="바탕체" w:hAnsi="바탕체"/>
            <w:highlight w:val="yellow"/>
          </w:rPr>
          <w:delText>’</w:delText>
        </w:r>
        <w:r w:rsidRPr="004D4D4F" w:rsidDel="00C05DE7">
          <w:rPr>
            <w:rFonts w:ascii="바탕체" w:eastAsia="바탕체" w:hAnsi="바탕체" w:hint="eastAsia"/>
            <w:highlight w:val="yellow"/>
          </w:rPr>
          <w:delText>은</w:delText>
        </w:r>
        <w:r w:rsidR="00061971" w:rsidRPr="004D4D4F" w:rsidDel="00C05DE7">
          <w:rPr>
            <w:rFonts w:ascii="바탕체" w:eastAsia="바탕체" w:hAnsi="바탕체"/>
            <w:highlight w:val="yellow"/>
          </w:rPr>
          <w:delText xml:space="preserve"> ‘</w:delText>
        </w:r>
        <w:r w:rsidRPr="004D4D4F" w:rsidDel="00C05DE7">
          <w:rPr>
            <w:rFonts w:ascii="바탕체" w:eastAsia="바탕체" w:hAnsi="바탕체" w:hint="eastAsia"/>
            <w:highlight w:val="yellow"/>
          </w:rPr>
          <w:delText>수급인</w:delText>
        </w:r>
        <w:r w:rsidRPr="004D4D4F" w:rsidDel="00C05DE7">
          <w:rPr>
            <w:rFonts w:ascii="바탕체" w:eastAsia="바탕체" w:hAnsi="바탕체"/>
            <w:highlight w:val="yellow"/>
          </w:rPr>
          <w:delText>’</w:delText>
        </w:r>
        <w:r w:rsidRPr="004D4D4F" w:rsidDel="00C05DE7">
          <w:rPr>
            <w:rFonts w:ascii="바탕체" w:eastAsia="바탕체" w:hAnsi="바탕체" w:hint="eastAsia"/>
            <w:highlight w:val="yellow"/>
          </w:rPr>
          <w:delText>의</w:delText>
        </w:r>
        <w:r w:rsidR="00061971" w:rsidRPr="004D4D4F" w:rsidDel="00C05DE7">
          <w:rPr>
            <w:rFonts w:ascii="바탕체" w:eastAsia="바탕체" w:hAnsi="바탕체" w:hint="eastAsia"/>
            <w:highlight w:val="yellow"/>
          </w:rPr>
          <w:delText xml:space="preserve"> </w:delText>
        </w:r>
        <w:r w:rsidRPr="004D4D4F" w:rsidDel="00C05DE7">
          <w:rPr>
            <w:rFonts w:ascii="바탕체" w:eastAsia="바탕체" w:hAnsi="바탕체" w:hint="eastAsia"/>
            <w:highlight w:val="yellow"/>
          </w:rPr>
          <w:delText>귀책에</w:delText>
        </w:r>
        <w:r w:rsidR="00061971" w:rsidRPr="004D4D4F" w:rsidDel="00C05DE7">
          <w:rPr>
            <w:rFonts w:ascii="바탕체" w:eastAsia="바탕체" w:hAnsi="바탕체" w:hint="eastAsia"/>
            <w:highlight w:val="yellow"/>
          </w:rPr>
          <w:delText xml:space="preserve"> </w:delText>
        </w:r>
        <w:r w:rsidRPr="004D4D4F" w:rsidDel="00C05DE7">
          <w:rPr>
            <w:rFonts w:ascii="바탕체" w:eastAsia="바탕체" w:hAnsi="바탕체" w:hint="eastAsia"/>
            <w:highlight w:val="yellow"/>
          </w:rPr>
          <w:delText xml:space="preserve">따른 </w:delText>
        </w:r>
      </w:del>
      <w:ins w:id="249" w:author="MIRACOM" w:date="2026-09-22T15:08:00Z">
        <w:del w:id="250" w:author="CHOI Fred (SCK Legal)" w:date="2026-09-23T09:26:00Z">
          <w:r w:rsidR="00C17EC7" w:rsidDel="00C05DE7">
            <w:rPr>
              <w:rFonts w:ascii="바탕체" w:eastAsia="바탕체" w:hAnsi="바탕체" w:hint="eastAsia"/>
              <w:highlight w:val="yellow"/>
            </w:rPr>
            <w:delText xml:space="preserve">계약의 목적을 달성할 수 없을 정도의 </w:delText>
          </w:r>
        </w:del>
      </w:ins>
      <w:del w:id="251" w:author="CHOI Fred (SCK Legal)" w:date="2026-09-23T09:26:00Z">
        <w:r w:rsidRPr="004D4D4F" w:rsidDel="00C05DE7">
          <w:rPr>
            <w:rFonts w:ascii="바탕체" w:eastAsia="바탕체" w:hAnsi="바탕체" w:hint="eastAsia"/>
            <w:highlight w:val="yellow"/>
          </w:rPr>
          <w:delText xml:space="preserve">현저한 하자가 없다면 </w:delText>
        </w:r>
        <w:r w:rsidR="00414EAC" w:rsidRPr="004D4D4F" w:rsidDel="00C05DE7">
          <w:rPr>
            <w:rFonts w:ascii="바탕체" w:eastAsia="바탕체" w:hAnsi="바탕체" w:hint="eastAsia"/>
            <w:highlight w:val="yellow"/>
          </w:rPr>
          <w:delText xml:space="preserve">계약목적물을 </w:delText>
        </w:r>
        <w:r w:rsidRPr="004D4D4F" w:rsidDel="00C05DE7">
          <w:rPr>
            <w:rFonts w:ascii="바탕체" w:eastAsia="바탕체" w:hAnsi="바탕체"/>
            <w:highlight w:val="yellow"/>
          </w:rPr>
          <w:delText>‘</w:delText>
        </w:r>
        <w:r w:rsidRPr="004D4D4F" w:rsidDel="00C05DE7">
          <w:rPr>
            <w:rFonts w:ascii="바탕체" w:eastAsia="바탕체" w:hAnsi="바탕체" w:hint="eastAsia"/>
            <w:highlight w:val="yellow"/>
          </w:rPr>
          <w:delText>수급인</w:delText>
        </w:r>
        <w:r w:rsidRPr="004D4D4F" w:rsidDel="00C05DE7">
          <w:rPr>
            <w:rFonts w:ascii="바탕체" w:eastAsia="바탕체" w:hAnsi="바탕체"/>
            <w:highlight w:val="yellow"/>
          </w:rPr>
          <w:delText>’</w:delText>
        </w:r>
        <w:r w:rsidRPr="004D4D4F" w:rsidDel="00C05DE7">
          <w:rPr>
            <w:rFonts w:ascii="바탕체" w:eastAsia="바탕체" w:hAnsi="바탕체" w:hint="eastAsia"/>
            <w:highlight w:val="yellow"/>
          </w:rPr>
          <w:delText>에게 반품할 수 없다.</w:delText>
        </w:r>
      </w:del>
    </w:p>
    <w:p w14:paraId="4901AAAF" w14:textId="1E6F6EA5" w:rsidR="002F05C7" w:rsidRPr="002F05C7" w:rsidDel="00682AC5" w:rsidRDefault="003E40FD" w:rsidP="002F05C7">
      <w:pPr>
        <w:pStyle w:val="s0"/>
        <w:spacing w:line="360" w:lineRule="auto"/>
        <w:jc w:val="both"/>
        <w:rPr>
          <w:del w:id="252" w:author="CHOI Fred (SCK Legal)" w:date="2026-09-18T16:26:00Z"/>
          <w:rFonts w:ascii="바탕체" w:eastAsia="바탕체" w:hAnsi="바탕체" w:cs="굴림체"/>
        </w:rPr>
      </w:pPr>
      <w:del w:id="253" w:author="CHOI Fred (SCK Legal)" w:date="2026-09-18T16:26:00Z">
        <w:r w:rsidDel="00682AC5">
          <w:rPr>
            <w:rFonts w:ascii="바탕체" w:eastAsia="바탕체" w:hAnsi="바탕체" w:cs="굴림체" w:hint="eastAsia"/>
          </w:rPr>
          <w:delText>②</w:delText>
        </w:r>
        <w:r w:rsidR="002F05C7" w:rsidRPr="002F05C7" w:rsidDel="00682AC5">
          <w:rPr>
            <w:rFonts w:ascii="바탕체" w:eastAsia="바탕체" w:hAnsi="바탕체" w:cs="굴림체" w:hint="eastAsia"/>
          </w:rPr>
          <w:delText xml:space="preserve"> </w:delText>
        </w:r>
        <w:commentRangeStart w:id="254"/>
        <w:r w:rsidR="002F05C7" w:rsidRPr="002F05C7" w:rsidDel="00682AC5">
          <w:rPr>
            <w:rFonts w:ascii="바탕체" w:eastAsia="바탕체" w:hAnsi="바탕체" w:cs="굴림체" w:hint="eastAsia"/>
          </w:rPr>
          <w:delText>반품사유</w:delText>
        </w:r>
      </w:del>
      <w:commentRangeEnd w:id="254"/>
      <w:r w:rsidR="00682AC5">
        <w:rPr>
          <w:rStyle w:val="a8"/>
          <w:rFonts w:ascii="바탕" w:eastAsia="바탕" w:hAnsi="Times New Roman"/>
          <w:kern w:val="2"/>
        </w:rPr>
        <w:commentReference w:id="254"/>
      </w:r>
      <w:del w:id="255" w:author="CHOI Fred (SCK Legal)" w:date="2026-09-18T16:26:00Z">
        <w:r w:rsidR="002F05C7" w:rsidRPr="002F05C7" w:rsidDel="00682AC5">
          <w:rPr>
            <w:rFonts w:ascii="바탕체" w:eastAsia="바탕체" w:hAnsi="바탕체" w:cs="굴림체" w:hint="eastAsia"/>
          </w:rPr>
          <w:delText xml:space="preserve">가 다음 각 호의 어느 하나에 해당하는 경우에는 </w:delText>
        </w:r>
        <w:r w:rsidR="002F05C7" w:rsidDel="00682AC5">
          <w:rPr>
            <w:rFonts w:ascii="바탕체" w:eastAsia="바탕체" w:hAnsi="바탕체" w:cs="굴림체"/>
          </w:rPr>
          <w:delText>‘</w:delText>
        </w:r>
        <w:r w:rsidR="002F05C7" w:rsidDel="00682AC5">
          <w:rPr>
            <w:rFonts w:ascii="바탕체" w:eastAsia="바탕체" w:hAnsi="바탕체" w:cs="굴림체" w:hint="eastAsia"/>
          </w:rPr>
          <w:delText>수급인</w:delText>
        </w:r>
        <w:r w:rsidR="00FE131D" w:rsidRPr="00A658AA" w:rsidDel="00682AC5">
          <w:rPr>
            <w:rFonts w:ascii="바탕체" w:eastAsia="바탕체" w:hAnsi="바탕체" w:cs="굴림체"/>
          </w:rPr>
          <w:delText>’</w:delText>
        </w:r>
        <w:r w:rsidR="002F05C7" w:rsidRPr="002F05C7" w:rsidDel="00682AC5">
          <w:rPr>
            <w:rFonts w:ascii="바탕체" w:eastAsia="바탕체" w:hAnsi="바탕체" w:cs="굴림체" w:hint="eastAsia"/>
          </w:rPr>
          <w:delText>의 귀책사유가 없는 것으로 본다.</w:delText>
        </w:r>
      </w:del>
    </w:p>
    <w:p w14:paraId="5FFDD5DC" w14:textId="0A8174A9" w:rsidR="002F05C7" w:rsidRPr="002F05C7" w:rsidDel="00682AC5" w:rsidRDefault="00133BD4" w:rsidP="00133BD4">
      <w:pPr>
        <w:pStyle w:val="s0"/>
        <w:spacing w:line="360" w:lineRule="auto"/>
        <w:ind w:leftChars="100" w:left="200"/>
        <w:jc w:val="both"/>
        <w:rPr>
          <w:del w:id="256" w:author="CHOI Fred (SCK Legal)" w:date="2026-09-18T16:26:00Z"/>
          <w:rFonts w:ascii="바탕체" w:eastAsia="바탕체" w:hAnsi="바탕체" w:cs="굴림체"/>
        </w:rPr>
      </w:pPr>
      <w:del w:id="257" w:author="CHOI Fred (SCK Legal)" w:date="2026-09-18T16:26:00Z">
        <w:r w:rsidDel="00682AC5">
          <w:rPr>
            <w:rFonts w:ascii="바탕체" w:eastAsia="바탕체" w:hAnsi="바탕체" w:cs="굴림체" w:hint="eastAsia"/>
          </w:rPr>
          <w:delText>1.</w:delText>
        </w:r>
        <w:r w:rsidR="00F91435" w:rsidDel="00682AC5">
          <w:rPr>
            <w:rFonts w:ascii="바탕체" w:eastAsia="바탕체" w:hAnsi="바탕체" w:cs="굴림체"/>
          </w:rPr>
          <w:delText xml:space="preserve"> </w:delText>
        </w:r>
        <w:r w:rsidR="002F05C7" w:rsidDel="00682AC5">
          <w:rPr>
            <w:rFonts w:ascii="바탕체" w:eastAsia="바탕체" w:hAnsi="바탕체" w:cs="굴림체"/>
          </w:rPr>
          <w:delText>‘</w:delText>
        </w:r>
        <w:r w:rsidR="002F05C7" w:rsidDel="00682AC5">
          <w:rPr>
            <w:rFonts w:ascii="바탕체" w:eastAsia="바탕체" w:hAnsi="바탕체" w:cs="굴림체" w:hint="eastAsia"/>
          </w:rPr>
          <w:delText>도급인</w:delText>
        </w:r>
        <w:r w:rsidR="002F05C7" w:rsidDel="00682AC5">
          <w:rPr>
            <w:rFonts w:ascii="바탕체" w:eastAsia="바탕체" w:hAnsi="바탕체" w:cs="굴림체"/>
          </w:rPr>
          <w:delText>’</w:delText>
        </w:r>
        <w:r w:rsidR="005F4A4B" w:rsidDel="00682AC5">
          <w:rPr>
            <w:rFonts w:ascii="바탕체" w:eastAsia="바탕체" w:hAnsi="바탕체" w:cs="굴림체" w:hint="eastAsia"/>
          </w:rPr>
          <w:delText>이</w:delText>
        </w:r>
        <w:r w:rsidR="002F05C7" w:rsidRPr="002F05C7" w:rsidDel="00682AC5">
          <w:rPr>
            <w:rFonts w:ascii="바탕체" w:eastAsia="바탕체" w:hAnsi="바탕체" w:cs="굴림체" w:hint="eastAsia"/>
          </w:rPr>
          <w:delText xml:space="preserve"> </w:delText>
        </w:r>
        <w:r w:rsidR="002F05C7" w:rsidDel="00682AC5">
          <w:rPr>
            <w:rFonts w:ascii="바탕체" w:eastAsia="바탕체" w:hAnsi="바탕체" w:cs="굴림체" w:hint="eastAsia"/>
          </w:rPr>
          <w:delText>발주자로부터의</w:delText>
        </w:r>
        <w:r w:rsidR="002F05C7" w:rsidRPr="002F05C7" w:rsidDel="00682AC5">
          <w:rPr>
            <w:rFonts w:ascii="바탕체" w:eastAsia="바탕체" w:hAnsi="바탕체" w:cs="굴림체" w:hint="eastAsia"/>
          </w:rPr>
          <w:delText xml:space="preserve"> 발주취소 또는 경제상황의 변동 등을 이유로 계약목적물을 반품하는 경우</w:delText>
        </w:r>
      </w:del>
    </w:p>
    <w:p w14:paraId="28025468" w14:textId="63220A05" w:rsidR="002F05C7" w:rsidRPr="002F05C7" w:rsidDel="00682AC5" w:rsidRDefault="00133BD4" w:rsidP="00133BD4">
      <w:pPr>
        <w:pStyle w:val="s0"/>
        <w:spacing w:line="360" w:lineRule="auto"/>
        <w:ind w:leftChars="100" w:left="200"/>
        <w:jc w:val="both"/>
        <w:rPr>
          <w:del w:id="258" w:author="CHOI Fred (SCK Legal)" w:date="2026-09-18T16:26:00Z"/>
          <w:rFonts w:ascii="바탕체" w:eastAsia="바탕체" w:hAnsi="바탕체" w:cs="굴림체"/>
        </w:rPr>
      </w:pPr>
      <w:del w:id="259" w:author="CHOI Fred (SCK Legal)" w:date="2026-09-18T16:26:00Z">
        <w:r w:rsidDel="00682AC5">
          <w:rPr>
            <w:rFonts w:ascii="바탕체" w:eastAsia="바탕체" w:hAnsi="바탕체" w:cs="굴림체" w:hint="eastAsia"/>
          </w:rPr>
          <w:delText>2.</w:delText>
        </w:r>
        <w:r w:rsidR="00DD253C" w:rsidDel="00682AC5">
          <w:rPr>
            <w:rFonts w:ascii="바탕체" w:eastAsia="바탕체" w:hAnsi="바탕체" w:cs="굴림체"/>
          </w:rPr>
          <w:delText xml:space="preserve"> </w:delText>
        </w:r>
        <w:r w:rsidR="00DD253C" w:rsidDel="00682AC5">
          <w:rPr>
            <w:rFonts w:ascii="바탕체" w:eastAsia="바탕체" w:hAnsi="바탕체" w:cs="굴림체" w:hint="eastAsia"/>
          </w:rPr>
          <w:delText>검수</w:delText>
        </w:r>
        <w:r w:rsidR="002F05C7" w:rsidRPr="002F05C7" w:rsidDel="00682AC5">
          <w:rPr>
            <w:rFonts w:ascii="바탕체" w:eastAsia="바탕체" w:hAnsi="바탕체" w:cs="굴림체" w:hint="eastAsia"/>
          </w:rPr>
          <w:delText>의 기준 및 방법을 불명확하게 정함으로써 계약목적물을 부당하게 불합격으로 판정하여 이를 반품하는 경우</w:delText>
        </w:r>
      </w:del>
    </w:p>
    <w:p w14:paraId="7C6CDA71" w14:textId="4BE20C34" w:rsidR="002F05C7" w:rsidRPr="002F05C7" w:rsidDel="00682AC5" w:rsidRDefault="00133BD4" w:rsidP="00133BD4">
      <w:pPr>
        <w:pStyle w:val="s0"/>
        <w:spacing w:line="360" w:lineRule="auto"/>
        <w:ind w:leftChars="100" w:left="200"/>
        <w:jc w:val="both"/>
        <w:rPr>
          <w:del w:id="260" w:author="CHOI Fred (SCK Legal)" w:date="2026-09-18T16:26:00Z"/>
          <w:rFonts w:ascii="바탕체" w:eastAsia="바탕체" w:hAnsi="바탕체" w:cs="굴림체"/>
        </w:rPr>
      </w:pPr>
      <w:del w:id="261" w:author="CHOI Fred (SCK Legal)" w:date="2026-09-18T16:26:00Z">
        <w:r w:rsidDel="00682AC5">
          <w:rPr>
            <w:rFonts w:ascii="바탕체" w:eastAsia="바탕체" w:hAnsi="바탕체" w:cs="굴림체" w:hint="eastAsia"/>
          </w:rPr>
          <w:delText>3.</w:delText>
        </w:r>
        <w:r w:rsidR="00F91435" w:rsidDel="00682AC5">
          <w:rPr>
            <w:rFonts w:ascii="바탕체" w:eastAsia="바탕체" w:hAnsi="바탕체" w:cs="굴림체"/>
          </w:rPr>
          <w:delText xml:space="preserve"> </w:delText>
        </w:r>
        <w:r w:rsidDel="00682AC5">
          <w:rPr>
            <w:rFonts w:ascii="바탕체" w:eastAsia="바탕체" w:hAnsi="바탕체" w:cs="굴림체"/>
          </w:rPr>
          <w:delText>‘</w:delText>
        </w:r>
        <w:r w:rsidR="002F05C7" w:rsidDel="00682AC5">
          <w:rPr>
            <w:rFonts w:ascii="바탕체" w:eastAsia="바탕체" w:hAnsi="바탕체" w:cs="굴림체" w:hint="eastAsia"/>
          </w:rPr>
          <w:delText>도급인</w:delText>
        </w:r>
        <w:r w:rsidR="002F05C7" w:rsidDel="00682AC5">
          <w:rPr>
            <w:rFonts w:ascii="바탕체" w:eastAsia="바탕체" w:hAnsi="바탕체" w:cs="굴림체"/>
          </w:rPr>
          <w:delText>’</w:delText>
        </w:r>
        <w:r w:rsidR="002F05C7" w:rsidDel="00682AC5">
          <w:rPr>
            <w:rFonts w:ascii="바탕체" w:eastAsia="바탕체" w:hAnsi="바탕체" w:cs="굴림체" w:hint="eastAsia"/>
          </w:rPr>
          <w:delText>이</w:delText>
        </w:r>
        <w:r w:rsidR="002F05C7" w:rsidRPr="002F05C7" w:rsidDel="00682AC5">
          <w:rPr>
            <w:rFonts w:ascii="바탕체" w:eastAsia="바탕체" w:hAnsi="바탕체" w:cs="굴림체" w:hint="eastAsia"/>
          </w:rPr>
          <w:delText xml:space="preserve"> 공급 또는 대여한 설비 등의 품질 불량으로 인하여 계약목적물이 불합격품으로</w:delText>
        </w:r>
        <w:r w:rsidR="002F05C7" w:rsidRPr="002F05C7" w:rsidDel="00682AC5">
          <w:rPr>
            <w:rFonts w:ascii="바탕체" w:eastAsia="바탕체" w:hAnsi="바탕체" w:cs="굴림체"/>
          </w:rPr>
          <w:delText xml:space="preserve"> </w:delText>
        </w:r>
        <w:r w:rsidR="002F05C7" w:rsidRPr="002F05C7" w:rsidDel="00682AC5">
          <w:rPr>
            <w:rFonts w:ascii="바탕체" w:eastAsia="바탕체" w:hAnsi="바탕체" w:cs="굴림체" w:hint="eastAsia"/>
          </w:rPr>
          <w:delText>판정되었음에도 불구하고 이를 반품하는 경우</w:delText>
        </w:r>
      </w:del>
    </w:p>
    <w:p w14:paraId="770517E2" w14:textId="585FEFB1" w:rsidR="002F05C7" w:rsidDel="00682AC5" w:rsidRDefault="00133BD4" w:rsidP="00133BD4">
      <w:pPr>
        <w:pStyle w:val="s0"/>
        <w:spacing w:line="360" w:lineRule="auto"/>
        <w:ind w:leftChars="100" w:left="200"/>
        <w:jc w:val="both"/>
        <w:rPr>
          <w:del w:id="262" w:author="CHOI Fred (SCK Legal)" w:date="2026-09-18T16:26:00Z"/>
          <w:rFonts w:ascii="바탕체" w:eastAsia="바탕체" w:hAnsi="바탕체" w:cs="굴림체"/>
        </w:rPr>
      </w:pPr>
      <w:del w:id="263" w:author="CHOI Fred (SCK Legal)" w:date="2026-09-18T16:26:00Z">
        <w:r w:rsidDel="00682AC5">
          <w:rPr>
            <w:rFonts w:ascii="바탕체" w:eastAsia="바탕체" w:hAnsi="바탕체" w:cs="굴림체" w:hint="eastAsia"/>
          </w:rPr>
          <w:delText>4.</w:delText>
        </w:r>
        <w:r w:rsidR="00F91435" w:rsidDel="00682AC5">
          <w:rPr>
            <w:rFonts w:ascii="바탕체" w:eastAsia="바탕체" w:hAnsi="바탕체" w:cs="굴림체"/>
          </w:rPr>
          <w:delText xml:space="preserve"> </w:delText>
        </w:r>
        <w:r w:rsidR="002F05C7" w:rsidDel="00682AC5">
          <w:rPr>
            <w:rFonts w:ascii="바탕체" w:eastAsia="바탕체" w:hAnsi="바탕체" w:cs="굴림체"/>
          </w:rPr>
          <w:delText>‘</w:delText>
        </w:r>
        <w:r w:rsidR="002F05C7" w:rsidDel="00682AC5">
          <w:rPr>
            <w:rFonts w:ascii="바탕체" w:eastAsia="바탕체" w:hAnsi="바탕체" w:cs="굴림체" w:hint="eastAsia"/>
          </w:rPr>
          <w:delText>도급인</w:delText>
        </w:r>
        <w:r w:rsidR="002F05C7" w:rsidDel="00682AC5">
          <w:rPr>
            <w:rFonts w:ascii="바탕체" w:eastAsia="바탕체" w:hAnsi="바탕체" w:cs="굴림체"/>
          </w:rPr>
          <w:delText>’</w:delText>
        </w:r>
        <w:r w:rsidR="002F05C7" w:rsidDel="00682AC5">
          <w:rPr>
            <w:rFonts w:ascii="바탕체" w:eastAsia="바탕체" w:hAnsi="바탕체" w:cs="굴림체" w:hint="eastAsia"/>
          </w:rPr>
          <w:delText>이</w:delText>
        </w:r>
        <w:r w:rsidR="002F05C7" w:rsidRPr="002F05C7" w:rsidDel="00682AC5">
          <w:rPr>
            <w:rFonts w:ascii="바탕체" w:eastAsia="바탕체" w:hAnsi="바탕체" w:cs="굴림체" w:hint="eastAsia"/>
          </w:rPr>
          <w:delText xml:space="preserve"> 공급하는 설비 등의 공급지연으로 인하여 납품이 지연되었음에도 불구하고 이를 이유로 계약목적물을 반품하는 경우</w:delText>
        </w:r>
      </w:del>
    </w:p>
    <w:p w14:paraId="19723C9A" w14:textId="77777777" w:rsidR="0058209F" w:rsidRDefault="0058209F" w:rsidP="002F05C7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</w:p>
    <w:p w14:paraId="4E8BB164" w14:textId="7013E28B" w:rsidR="0058209F" w:rsidRPr="00D57CC6" w:rsidRDefault="0058209F" w:rsidP="0058209F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="00FD7CDE">
        <w:rPr>
          <w:rFonts w:ascii="바탕체" w:eastAsia="바탕체" w:hAnsi="바탕체" w:cs="굴림체"/>
        </w:rPr>
        <w:t xml:space="preserve"> 1</w:t>
      </w:r>
      <w:r w:rsidR="0057756F">
        <w:rPr>
          <w:rFonts w:ascii="바탕체" w:eastAsia="바탕체" w:hAnsi="바탕체" w:cs="굴림체"/>
        </w:rPr>
        <w:t>2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 w:hint="eastAsia"/>
        </w:rPr>
        <w:t xml:space="preserve">【계약목적물의 </w:t>
      </w:r>
      <w:r w:rsidR="00332C2A" w:rsidRPr="00811F47">
        <w:rPr>
          <w:rFonts w:ascii="바탕체" w:eastAsia="바탕체" w:hAnsi="바탕체" w:cs="굴림체" w:hint="eastAsia"/>
        </w:rPr>
        <w:t>소유권 및</w:t>
      </w:r>
      <w:r w:rsidR="00332C2A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 w:hint="eastAsia"/>
        </w:rPr>
        <w:t>멸실·훼손에 대한 책임</w:t>
      </w:r>
      <w:r w:rsidRPr="00D57CC6">
        <w:rPr>
          <w:rFonts w:ascii="바탕체" w:eastAsia="바탕체" w:hAnsi="바탕체" w:cs="굴림체" w:hint="eastAsia"/>
        </w:rPr>
        <w:t>】</w:t>
      </w:r>
    </w:p>
    <w:p w14:paraId="6021342D" w14:textId="77777777" w:rsidR="0058209F" w:rsidRPr="0058209F" w:rsidRDefault="0058209F" w:rsidP="0058209F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58209F">
        <w:rPr>
          <w:rFonts w:ascii="바탕체" w:eastAsia="바탕체" w:hAnsi="바탕체" w:cs="굴림체" w:hint="eastAsia"/>
        </w:rPr>
        <w:t xml:space="preserve">① </w:t>
      </w:r>
      <w:r w:rsidR="00612939">
        <w:rPr>
          <w:rFonts w:ascii="바탕체" w:eastAsia="바탕체" w:hAnsi="바탕체" w:cs="굴림체"/>
        </w:rPr>
        <w:t>‘</w:t>
      </w:r>
      <w:r w:rsidR="00612939">
        <w:rPr>
          <w:rFonts w:ascii="바탕체" w:eastAsia="바탕체" w:hAnsi="바탕체" w:cs="굴림체" w:hint="eastAsia"/>
        </w:rPr>
        <w:t>수급인</w:t>
      </w:r>
      <w:r w:rsidR="00612939">
        <w:rPr>
          <w:rFonts w:ascii="바탕체" w:eastAsia="바탕체" w:hAnsi="바탕체" w:cs="굴림체"/>
        </w:rPr>
        <w:t>’</w:t>
      </w:r>
      <w:r w:rsidR="00612939">
        <w:rPr>
          <w:rFonts w:ascii="바탕체" w:eastAsia="바탕체" w:hAnsi="바탕체" w:cs="굴림체" w:hint="eastAsia"/>
        </w:rPr>
        <w:t>이</w:t>
      </w:r>
      <w:r w:rsidRPr="0058209F">
        <w:rPr>
          <w:rFonts w:ascii="바탕체" w:eastAsia="바탕체" w:hAnsi="바탕체" w:cs="굴림체" w:hint="eastAsia"/>
        </w:rPr>
        <w:t xml:space="preserve"> 계약목적물을 </w:t>
      </w:r>
      <w:r w:rsidR="00612939">
        <w:rPr>
          <w:rFonts w:ascii="바탕체" w:eastAsia="바탕체" w:hAnsi="바탕체" w:cs="굴림체"/>
        </w:rPr>
        <w:t>‘</w:t>
      </w:r>
      <w:r w:rsidR="00612939">
        <w:rPr>
          <w:rFonts w:ascii="바탕체" w:eastAsia="바탕체" w:hAnsi="바탕체" w:cs="굴림체" w:hint="eastAsia"/>
        </w:rPr>
        <w:t>도급인</w:t>
      </w:r>
      <w:r w:rsidR="00612939">
        <w:rPr>
          <w:rFonts w:ascii="바탕체" w:eastAsia="바탕체" w:hAnsi="바탕체" w:cs="굴림체"/>
        </w:rPr>
        <w:t>’</w:t>
      </w:r>
      <w:r w:rsidRPr="0058209F">
        <w:rPr>
          <w:rFonts w:ascii="바탕체" w:eastAsia="바탕체" w:hAnsi="바탕체" w:cs="굴림체" w:hint="eastAsia"/>
        </w:rPr>
        <w:t>에게 납품하기 전에 발생한 계약목적물의 멸실 또는 훼손에</w:t>
      </w:r>
      <w:r w:rsidRPr="0058209F">
        <w:rPr>
          <w:rFonts w:ascii="바탕체" w:eastAsia="바탕체" w:hAnsi="바탕체" w:cs="굴림체"/>
        </w:rPr>
        <w:t xml:space="preserve"> </w:t>
      </w:r>
      <w:r w:rsidRPr="0058209F">
        <w:rPr>
          <w:rFonts w:ascii="바탕체" w:eastAsia="바탕체" w:hAnsi="바탕체" w:cs="굴림체" w:hint="eastAsia"/>
        </w:rPr>
        <w:t xml:space="preserve">대하여 </w:t>
      </w:r>
      <w:r w:rsidR="00612939">
        <w:rPr>
          <w:rFonts w:ascii="바탕체" w:eastAsia="바탕체" w:hAnsi="바탕체" w:cs="굴림체"/>
        </w:rPr>
        <w:t>‘</w:t>
      </w:r>
      <w:r w:rsidR="00612939">
        <w:rPr>
          <w:rFonts w:ascii="바탕체" w:eastAsia="바탕체" w:hAnsi="바탕체" w:cs="굴림체" w:hint="eastAsia"/>
        </w:rPr>
        <w:t>수급인</w:t>
      </w:r>
      <w:r w:rsidR="00612939">
        <w:rPr>
          <w:rFonts w:ascii="바탕체" w:eastAsia="바탕체" w:hAnsi="바탕체" w:cs="굴림체"/>
        </w:rPr>
        <w:t>’</w:t>
      </w:r>
      <w:r w:rsidR="00612939">
        <w:rPr>
          <w:rFonts w:ascii="바탕체" w:eastAsia="바탕체" w:hAnsi="바탕체" w:cs="굴림체" w:hint="eastAsia"/>
        </w:rPr>
        <w:t>이</w:t>
      </w:r>
      <w:r w:rsidRPr="0058209F">
        <w:rPr>
          <w:rFonts w:ascii="바탕체" w:eastAsia="바탕체" w:hAnsi="바탕체" w:cs="굴림체" w:hint="eastAsia"/>
        </w:rPr>
        <w:t xml:space="preserve"> 책임을 부담한다. 다만, 멸실 또는 훼손이 </w:t>
      </w:r>
      <w:r w:rsidR="00612939">
        <w:rPr>
          <w:rFonts w:ascii="바탕체" w:eastAsia="바탕체" w:hAnsi="바탕체" w:cs="굴림체"/>
        </w:rPr>
        <w:t>‘</w:t>
      </w:r>
      <w:r w:rsidR="00612939">
        <w:rPr>
          <w:rFonts w:ascii="바탕체" w:eastAsia="바탕체" w:hAnsi="바탕체" w:cs="굴림체" w:hint="eastAsia"/>
        </w:rPr>
        <w:t>도급인</w:t>
      </w:r>
      <w:r w:rsidR="00612939">
        <w:rPr>
          <w:rFonts w:ascii="바탕체" w:eastAsia="바탕체" w:hAnsi="바탕체" w:cs="굴림체"/>
        </w:rPr>
        <w:t>’</w:t>
      </w:r>
      <w:r w:rsidRPr="0058209F">
        <w:rPr>
          <w:rFonts w:ascii="바탕체" w:eastAsia="바탕체" w:hAnsi="바탕체" w:cs="굴림체" w:hint="eastAsia"/>
        </w:rPr>
        <w:t>의 귀책사유로 인한 것인 경우는 제외한다.</w:t>
      </w:r>
    </w:p>
    <w:p w14:paraId="0CDC5F9C" w14:textId="482BC387" w:rsidR="00565B30" w:rsidRDefault="0058209F" w:rsidP="0058209F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58209F">
        <w:rPr>
          <w:rFonts w:ascii="바탕체" w:eastAsia="바탕체" w:hAnsi="바탕체" w:cs="굴림체" w:hint="eastAsia"/>
        </w:rPr>
        <w:lastRenderedPageBreak/>
        <w:t xml:space="preserve">② </w:t>
      </w:r>
      <w:r w:rsidR="00612939">
        <w:rPr>
          <w:rFonts w:ascii="바탕체" w:eastAsia="바탕체" w:hAnsi="바탕체" w:cs="굴림체"/>
        </w:rPr>
        <w:t>‘</w:t>
      </w:r>
      <w:r w:rsidR="00612939">
        <w:rPr>
          <w:rFonts w:ascii="바탕체" w:eastAsia="바탕체" w:hAnsi="바탕체" w:cs="굴림체" w:hint="eastAsia"/>
        </w:rPr>
        <w:t>수급인</w:t>
      </w:r>
      <w:r w:rsidR="00612939">
        <w:rPr>
          <w:rFonts w:ascii="바탕체" w:eastAsia="바탕체" w:hAnsi="바탕체" w:cs="굴림체"/>
        </w:rPr>
        <w:t>’</w:t>
      </w:r>
      <w:r w:rsidR="00612939">
        <w:rPr>
          <w:rFonts w:ascii="바탕체" w:eastAsia="바탕체" w:hAnsi="바탕체" w:cs="굴림체" w:hint="eastAsia"/>
        </w:rPr>
        <w:t>이</w:t>
      </w:r>
      <w:r w:rsidRPr="0058209F">
        <w:rPr>
          <w:rFonts w:ascii="바탕체" w:eastAsia="바탕체" w:hAnsi="바탕체" w:cs="굴림체" w:hint="eastAsia"/>
        </w:rPr>
        <w:t xml:space="preserve"> 계약목적물을 </w:t>
      </w:r>
      <w:r w:rsidR="00612939">
        <w:rPr>
          <w:rFonts w:ascii="바탕체" w:eastAsia="바탕체" w:hAnsi="바탕체" w:cs="굴림체"/>
        </w:rPr>
        <w:t>‘</w:t>
      </w:r>
      <w:r w:rsidR="00612939">
        <w:rPr>
          <w:rFonts w:ascii="바탕체" w:eastAsia="바탕체" w:hAnsi="바탕체" w:cs="굴림체" w:hint="eastAsia"/>
        </w:rPr>
        <w:t>도급인</w:t>
      </w:r>
      <w:r w:rsidR="00612939">
        <w:rPr>
          <w:rFonts w:ascii="바탕체" w:eastAsia="바탕체" w:hAnsi="바탕체" w:cs="굴림체"/>
        </w:rPr>
        <w:t>’</w:t>
      </w:r>
      <w:r w:rsidRPr="0058209F">
        <w:rPr>
          <w:rFonts w:ascii="바탕체" w:eastAsia="바탕체" w:hAnsi="바탕체" w:cs="굴림체" w:hint="eastAsia"/>
        </w:rPr>
        <w:t>에게 납품한 이후에 발생한 계약목적물의 멸실 또는 훼손에</w:t>
      </w:r>
      <w:r w:rsidRPr="0058209F">
        <w:rPr>
          <w:rFonts w:ascii="바탕체" w:eastAsia="바탕체" w:hAnsi="바탕체" w:cs="굴림체"/>
        </w:rPr>
        <w:t xml:space="preserve"> </w:t>
      </w:r>
      <w:r w:rsidRPr="0058209F">
        <w:rPr>
          <w:rFonts w:ascii="바탕체" w:eastAsia="바탕체" w:hAnsi="바탕체" w:cs="굴림체" w:hint="eastAsia"/>
        </w:rPr>
        <w:t xml:space="preserve">대하여 </w:t>
      </w:r>
      <w:r w:rsidR="00612939">
        <w:rPr>
          <w:rFonts w:ascii="바탕체" w:eastAsia="바탕체" w:hAnsi="바탕체" w:cs="굴림체"/>
        </w:rPr>
        <w:t>‘</w:t>
      </w:r>
      <w:r w:rsidR="00612939">
        <w:rPr>
          <w:rFonts w:ascii="바탕체" w:eastAsia="바탕체" w:hAnsi="바탕체" w:cs="굴림체" w:hint="eastAsia"/>
        </w:rPr>
        <w:t>도급인</w:t>
      </w:r>
      <w:r w:rsidR="00612939">
        <w:rPr>
          <w:rFonts w:ascii="바탕체" w:eastAsia="바탕체" w:hAnsi="바탕체" w:cs="굴림체"/>
        </w:rPr>
        <w:t>’</w:t>
      </w:r>
      <w:r w:rsidR="00612939">
        <w:rPr>
          <w:rFonts w:ascii="바탕체" w:eastAsia="바탕체" w:hAnsi="바탕체" w:cs="굴림체" w:hint="eastAsia"/>
        </w:rPr>
        <w:t xml:space="preserve">이 </w:t>
      </w:r>
      <w:r w:rsidRPr="0058209F">
        <w:rPr>
          <w:rFonts w:ascii="바탕체" w:eastAsia="바탕체" w:hAnsi="바탕체" w:cs="굴림체" w:hint="eastAsia"/>
        </w:rPr>
        <w:t xml:space="preserve">책임을 부담한다. 다만, 멸실 또는 훼손이 </w:t>
      </w:r>
      <w:r w:rsidR="00612939">
        <w:rPr>
          <w:rFonts w:ascii="바탕체" w:eastAsia="바탕체" w:hAnsi="바탕체" w:cs="굴림체"/>
        </w:rPr>
        <w:t>‘</w:t>
      </w:r>
      <w:r w:rsidR="00612939">
        <w:rPr>
          <w:rFonts w:ascii="바탕체" w:eastAsia="바탕체" w:hAnsi="바탕체" w:cs="굴림체" w:hint="eastAsia"/>
        </w:rPr>
        <w:t>수급인</w:t>
      </w:r>
      <w:r w:rsidR="00612939">
        <w:rPr>
          <w:rFonts w:ascii="바탕체" w:eastAsia="바탕체" w:hAnsi="바탕체" w:cs="굴림체"/>
        </w:rPr>
        <w:t>’</w:t>
      </w:r>
      <w:r w:rsidRPr="0058209F">
        <w:rPr>
          <w:rFonts w:ascii="바탕체" w:eastAsia="바탕체" w:hAnsi="바탕체" w:cs="굴림체" w:hint="eastAsia"/>
        </w:rPr>
        <w:t>의 귀책사유로 인한 것인 경우는 제외한다.</w:t>
      </w:r>
    </w:p>
    <w:p w14:paraId="51F8F253" w14:textId="3B7F8E94" w:rsidR="00332C2A" w:rsidRPr="00811F47" w:rsidRDefault="00332C2A" w:rsidP="0058209F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811F47">
        <w:rPr>
          <w:rFonts w:ascii="바탕체" w:eastAsia="바탕체" w:hAnsi="바탕체" w:cs="굴림체" w:hint="eastAsia"/>
        </w:rPr>
        <w:t>③ 하드웨어</w:t>
      </w:r>
      <w:r w:rsidRPr="00811F47">
        <w:rPr>
          <w:rFonts w:ascii="바탕체" w:eastAsia="바탕체" w:hAnsi="바탕체" w:cs="굴림체"/>
        </w:rPr>
        <w:t xml:space="preserve">, </w:t>
      </w:r>
      <w:r w:rsidRPr="00811F47">
        <w:rPr>
          <w:rFonts w:ascii="바탕체" w:eastAsia="바탕체" w:hAnsi="바탕체" w:cs="굴림체" w:hint="eastAsia"/>
        </w:rPr>
        <w:t>장치</w:t>
      </w:r>
      <w:r w:rsidRPr="00811F47">
        <w:rPr>
          <w:rFonts w:ascii="바탕체" w:eastAsia="바탕체" w:hAnsi="바탕체" w:cs="굴림체"/>
        </w:rPr>
        <w:t xml:space="preserve">, </w:t>
      </w:r>
      <w:r w:rsidRPr="00811F47">
        <w:rPr>
          <w:rFonts w:ascii="바탕체" w:eastAsia="바탕체" w:hAnsi="바탕체" w:cs="굴림체" w:hint="eastAsia"/>
        </w:rPr>
        <w:t>기타</w:t>
      </w:r>
      <w:r w:rsidRPr="00811F47">
        <w:rPr>
          <w:rFonts w:ascii="바탕체" w:eastAsia="바탕체" w:hAnsi="바탕체" w:cs="굴림체"/>
        </w:rPr>
        <w:t xml:space="preserve"> </w:t>
      </w:r>
      <w:r w:rsidRPr="00811F47">
        <w:rPr>
          <w:rFonts w:ascii="바탕체" w:eastAsia="바탕체" w:hAnsi="바탕체" w:cs="굴림체" w:hint="eastAsia"/>
        </w:rPr>
        <w:t>유형물에</w:t>
      </w:r>
      <w:r w:rsidRPr="00811F47">
        <w:rPr>
          <w:rFonts w:ascii="바탕체" w:eastAsia="바탕체" w:hAnsi="바탕체" w:cs="굴림체"/>
        </w:rPr>
        <w:t xml:space="preserve"> </w:t>
      </w:r>
      <w:r w:rsidRPr="00811F47">
        <w:rPr>
          <w:rFonts w:ascii="바탕체" w:eastAsia="바탕체" w:hAnsi="바탕체" w:cs="굴림체" w:hint="eastAsia"/>
        </w:rPr>
        <w:t>대한</w:t>
      </w:r>
      <w:r w:rsidRPr="00811F47">
        <w:rPr>
          <w:rFonts w:ascii="바탕체" w:eastAsia="바탕체" w:hAnsi="바탕체" w:cs="굴림체"/>
        </w:rPr>
        <w:t xml:space="preserve"> </w:t>
      </w:r>
      <w:r w:rsidRPr="00811F47">
        <w:rPr>
          <w:rFonts w:ascii="바탕체" w:eastAsia="바탕체" w:hAnsi="바탕체" w:cs="굴림체" w:hint="eastAsia"/>
        </w:rPr>
        <w:t>소유권은</w:t>
      </w:r>
      <w:r w:rsidRPr="00811F47">
        <w:rPr>
          <w:rFonts w:ascii="바탕체" w:eastAsia="바탕체" w:hAnsi="바탕체" w:cs="굴림체"/>
        </w:rPr>
        <w:t xml:space="preserve"> </w:t>
      </w:r>
      <w:r w:rsidR="00634D14">
        <w:rPr>
          <w:rFonts w:ascii="바탕체" w:eastAsia="바탕체" w:hAnsi="바탕체" w:cs="굴림체" w:hint="eastAsia"/>
        </w:rPr>
        <w:t>계약금액 전액</w:t>
      </w:r>
      <w:r w:rsidRPr="00811F47">
        <w:rPr>
          <w:rFonts w:ascii="바탕체" w:eastAsia="바탕체" w:hAnsi="바탕체" w:cs="굴림체" w:hint="eastAsia"/>
        </w:rPr>
        <w:t>의</w:t>
      </w:r>
      <w:r w:rsidRPr="00811F47">
        <w:rPr>
          <w:rFonts w:ascii="바탕체" w:eastAsia="바탕체" w:hAnsi="바탕체" w:cs="굴림체"/>
        </w:rPr>
        <w:t xml:space="preserve"> </w:t>
      </w:r>
      <w:r w:rsidRPr="00811F47">
        <w:rPr>
          <w:rFonts w:ascii="바탕체" w:eastAsia="바탕체" w:hAnsi="바탕체" w:cs="굴림체" w:hint="eastAsia"/>
        </w:rPr>
        <w:t>지급이</w:t>
      </w:r>
      <w:r w:rsidRPr="00811F47">
        <w:rPr>
          <w:rFonts w:ascii="바탕체" w:eastAsia="바탕체" w:hAnsi="바탕체" w:cs="굴림체"/>
        </w:rPr>
        <w:t xml:space="preserve"> </w:t>
      </w:r>
      <w:r w:rsidRPr="00811F47">
        <w:rPr>
          <w:rFonts w:ascii="바탕체" w:eastAsia="바탕체" w:hAnsi="바탕체" w:cs="굴림체" w:hint="eastAsia"/>
        </w:rPr>
        <w:t>완료되는</w:t>
      </w:r>
      <w:r w:rsidRPr="00811F47">
        <w:rPr>
          <w:rFonts w:ascii="바탕체" w:eastAsia="바탕체" w:hAnsi="바탕체" w:cs="굴림체"/>
        </w:rPr>
        <w:t xml:space="preserve"> </w:t>
      </w:r>
      <w:r w:rsidRPr="00811F47">
        <w:rPr>
          <w:rFonts w:ascii="바탕체" w:eastAsia="바탕체" w:hAnsi="바탕체" w:cs="굴림체" w:hint="eastAsia"/>
        </w:rPr>
        <w:t>때</w:t>
      </w:r>
      <w:r w:rsidRPr="00811F47">
        <w:rPr>
          <w:rFonts w:ascii="바탕체" w:eastAsia="바탕체" w:hAnsi="바탕체" w:cs="굴림체"/>
        </w:rPr>
        <w:t xml:space="preserve">  '도급인'</w:t>
      </w:r>
      <w:r w:rsidRPr="00811F47">
        <w:rPr>
          <w:rFonts w:ascii="바탕체" w:eastAsia="바탕체" w:hAnsi="바탕체" w:cs="굴림체" w:hint="eastAsia"/>
        </w:rPr>
        <w:t>에게</w:t>
      </w:r>
      <w:r w:rsidRPr="00811F47">
        <w:rPr>
          <w:rFonts w:ascii="바탕체" w:eastAsia="바탕체" w:hAnsi="바탕체" w:cs="굴림체"/>
        </w:rPr>
        <w:t xml:space="preserve"> </w:t>
      </w:r>
      <w:r w:rsidRPr="00811F47">
        <w:rPr>
          <w:rFonts w:ascii="바탕체" w:eastAsia="바탕체" w:hAnsi="바탕체" w:cs="굴림체" w:hint="eastAsia"/>
        </w:rPr>
        <w:t>이전된다</w:t>
      </w:r>
      <w:r w:rsidRPr="00811F47">
        <w:rPr>
          <w:rFonts w:ascii="바탕체" w:eastAsia="바탕체" w:hAnsi="바탕체" w:cs="굴림체"/>
        </w:rPr>
        <w:t>.</w:t>
      </w:r>
    </w:p>
    <w:p w14:paraId="2354CDD1" w14:textId="77777777" w:rsidR="00D019B5" w:rsidRDefault="00D019B5" w:rsidP="0058209F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</w:p>
    <w:p w14:paraId="0768A179" w14:textId="68020E86" w:rsidR="00D019B5" w:rsidRPr="00D019B5" w:rsidRDefault="00D019B5" w:rsidP="00D019B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 w:hint="eastAsia"/>
        </w:rPr>
        <w:t>제</w:t>
      </w:r>
      <w:r w:rsidR="00FD7CDE">
        <w:rPr>
          <w:rFonts w:ascii="바탕체" w:eastAsia="바탕체" w:hAnsi="바탕체" w:cs="굴림체"/>
        </w:rPr>
        <w:t xml:space="preserve"> 1</w:t>
      </w:r>
      <w:r w:rsidR="0057756F">
        <w:rPr>
          <w:rFonts w:ascii="바탕체" w:eastAsia="바탕체" w:hAnsi="바탕체" w:cs="굴림체"/>
        </w:rPr>
        <w:t>3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조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【지체상금】</w:t>
      </w:r>
    </w:p>
    <w:p w14:paraId="54074A90" w14:textId="0E1E3327" w:rsidR="00D019B5" w:rsidRPr="00D019B5" w:rsidRDefault="00D019B5" w:rsidP="00D019B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 w:hint="eastAsia"/>
        </w:rPr>
        <w:t>①</w:t>
      </w:r>
      <w:r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D019B5">
        <w:rPr>
          <w:rFonts w:ascii="바탕체" w:eastAsia="바탕체" w:hAnsi="바탕체" w:cs="굴림체" w:hint="eastAsia"/>
        </w:rPr>
        <w:t>의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 xml:space="preserve">귀책사유로 인하여 </w:t>
      </w:r>
      <w:r w:rsidRPr="00D019B5">
        <w:rPr>
          <w:rFonts w:ascii="바탕체" w:eastAsia="바탕체" w:hAnsi="바탕체" w:cs="굴림체"/>
        </w:rPr>
        <w:t>납기일 이내에 계약상 용역 수행을 완료하지 못한 경우</w:t>
      </w:r>
      <w:r w:rsidR="0001441C">
        <w:rPr>
          <w:rFonts w:ascii="바탕체" w:eastAsia="바탕체" w:hAnsi="바탕체" w:cs="굴림체"/>
        </w:rPr>
        <w:t>,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D019B5">
        <w:rPr>
          <w:rFonts w:ascii="바탕체" w:eastAsia="바탕체" w:hAnsi="바탕체" w:cs="굴림체"/>
        </w:rPr>
        <w:t xml:space="preserve">은 </w:t>
      </w:r>
      <w:r w:rsidR="00135D14" w:rsidRPr="00811F47">
        <w:rPr>
          <w:rFonts w:ascii="바탕체" w:eastAsia="바탕체" w:hAnsi="바탕체" w:cs="굴림체" w:hint="eastAsia"/>
        </w:rPr>
        <w:t xml:space="preserve">지체된 부분에 상응하는 </w:t>
      </w:r>
      <w:r w:rsidR="0001441C">
        <w:rPr>
          <w:rFonts w:ascii="바탕" w:eastAsia="바탕" w:hAnsi="바탕" w:cs="굴림" w:hint="eastAsia"/>
          <w:color w:val="000000"/>
          <w:szCs w:val="20"/>
        </w:rPr>
        <w:t xml:space="preserve">계약금액에 </w:t>
      </w:r>
      <w:r w:rsidR="005F4A4B">
        <w:rPr>
          <w:rFonts w:ascii="바탕" w:eastAsia="바탕" w:hAnsi="바탕" w:cs="굴림" w:hint="eastAsia"/>
          <w:color w:val="000000"/>
          <w:szCs w:val="20"/>
        </w:rPr>
        <w:t>본</w:t>
      </w:r>
      <w:r w:rsidR="0001441C">
        <w:rPr>
          <w:rFonts w:ascii="바탕" w:eastAsia="바탕" w:hAnsi="바탕" w:cs="굴림" w:hint="eastAsia"/>
          <w:color w:val="000000"/>
          <w:szCs w:val="20"/>
        </w:rPr>
        <w:t xml:space="preserve"> 계약 전문의 지체상금요율과 지체일수를 곱하여 나온 지체상금을 </w:t>
      </w:r>
      <w:r w:rsidR="0001441C">
        <w:rPr>
          <w:rFonts w:ascii="바탕" w:eastAsia="바탕" w:hAnsi="바탕" w:cs="굴림"/>
          <w:color w:val="000000"/>
          <w:szCs w:val="20"/>
        </w:rPr>
        <w:t>‘</w:t>
      </w:r>
      <w:r w:rsidR="0001441C">
        <w:rPr>
          <w:rFonts w:ascii="바탕" w:eastAsia="바탕" w:hAnsi="바탕" w:cs="굴림" w:hint="eastAsia"/>
          <w:color w:val="000000"/>
          <w:szCs w:val="20"/>
        </w:rPr>
        <w:t>도급인</w:t>
      </w:r>
      <w:r w:rsidR="0001441C">
        <w:rPr>
          <w:rFonts w:ascii="바탕" w:eastAsia="바탕" w:hAnsi="바탕" w:cs="굴림"/>
          <w:color w:val="000000"/>
          <w:szCs w:val="20"/>
        </w:rPr>
        <w:t>’</w:t>
      </w:r>
      <w:r w:rsidR="0001441C">
        <w:rPr>
          <w:rFonts w:ascii="바탕" w:eastAsia="바탕" w:hAnsi="바탕" w:cs="굴림" w:hint="eastAsia"/>
          <w:color w:val="000000"/>
          <w:szCs w:val="20"/>
        </w:rPr>
        <w:t>에게 지급한다.</w:t>
      </w:r>
    </w:p>
    <w:p w14:paraId="36C46B93" w14:textId="4A9AABA7" w:rsidR="00D019B5" w:rsidRPr="00D019B5" w:rsidRDefault="00D019B5" w:rsidP="00D019B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 w:hint="eastAsia"/>
        </w:rPr>
        <w:t>② 제①항의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지체된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부분이란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검수완료된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기성부분</w:t>
      </w:r>
      <w:r w:rsidRPr="00D019B5">
        <w:rPr>
          <w:rFonts w:ascii="바탕체" w:eastAsia="바탕체" w:hAnsi="바탕체" w:cs="굴림체"/>
        </w:rPr>
        <w:t xml:space="preserve">, </w:t>
      </w:r>
      <w:r w:rsidR="00FE131D">
        <w:rPr>
          <w:rFonts w:ascii="바탕체" w:eastAsia="바탕체" w:hAnsi="바탕체" w:cs="굴림체"/>
        </w:rPr>
        <w:t>‘</w:t>
      </w:r>
      <w:r w:rsidRPr="00D019B5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D019B5">
        <w:rPr>
          <w:rFonts w:ascii="바탕체" w:eastAsia="바탕체" w:hAnsi="바탕체" w:cs="굴림체" w:hint="eastAsia"/>
        </w:rPr>
        <w:t>이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이미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관리사용하고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있는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부분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및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객관적으로</w:t>
      </w:r>
      <w:r w:rsidRPr="00D019B5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019B5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D019B5">
        <w:rPr>
          <w:rFonts w:ascii="바탕체" w:eastAsia="바탕체" w:hAnsi="바탕체" w:cs="굴림체" w:hint="eastAsia"/>
        </w:rPr>
        <w:t>에게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인도함과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동시에</w:t>
      </w:r>
      <w:r w:rsidRPr="00D019B5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019B5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D019B5">
        <w:rPr>
          <w:rFonts w:ascii="바탕체" w:eastAsia="바탕체" w:hAnsi="바탕체" w:cs="굴림체" w:hint="eastAsia"/>
        </w:rPr>
        <w:t>이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즉시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사용할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수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있을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정도로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이행을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완료한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부분</w:t>
      </w:r>
      <w:r w:rsidRPr="00D019B5">
        <w:rPr>
          <w:rFonts w:ascii="바탕체" w:eastAsia="바탕체" w:hAnsi="바탕체" w:cs="굴림체"/>
        </w:rPr>
        <w:t>(</w:t>
      </w:r>
      <w:r w:rsidRPr="00D019B5">
        <w:rPr>
          <w:rFonts w:ascii="바탕체" w:eastAsia="바탕체" w:hAnsi="바탕체" w:cs="굴림체" w:hint="eastAsia"/>
        </w:rPr>
        <w:t>이하</w:t>
      </w:r>
      <w:r w:rsidRPr="00D019B5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019B5">
        <w:rPr>
          <w:rFonts w:ascii="바탕체" w:eastAsia="바탕체" w:hAnsi="바탕체" w:cs="굴림체" w:hint="eastAsia"/>
        </w:rPr>
        <w:t>기완료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부분</w:t>
      </w:r>
      <w:r w:rsidR="00FE131D" w:rsidRPr="00A658AA">
        <w:rPr>
          <w:rFonts w:ascii="바탕체" w:eastAsia="바탕체" w:hAnsi="바탕체" w:cs="굴림체"/>
        </w:rPr>
        <w:t>’</w:t>
      </w:r>
      <w:r w:rsidRPr="00D019B5">
        <w:rPr>
          <w:rFonts w:ascii="바탕체" w:eastAsia="바탕체" w:hAnsi="바탕체" w:cs="굴림체" w:hint="eastAsia"/>
        </w:rPr>
        <w:t>이라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한다</w:t>
      </w:r>
      <w:r w:rsidRPr="00D019B5">
        <w:rPr>
          <w:rFonts w:ascii="바탕체" w:eastAsia="바탕체" w:hAnsi="바탕체" w:cs="굴림체"/>
        </w:rPr>
        <w:t>)</w:t>
      </w:r>
      <w:r w:rsidRPr="00D019B5">
        <w:rPr>
          <w:rFonts w:ascii="바탕체" w:eastAsia="바탕체" w:hAnsi="바탕체" w:cs="굴림체" w:hint="eastAsia"/>
        </w:rPr>
        <w:t>을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제외한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부분을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말한다</w:t>
      </w:r>
      <w:r w:rsidRPr="00D019B5">
        <w:rPr>
          <w:rFonts w:ascii="바탕체" w:eastAsia="바탕체" w:hAnsi="바탕체" w:cs="굴림체"/>
        </w:rPr>
        <w:t>.</w:t>
      </w:r>
    </w:p>
    <w:p w14:paraId="285FCA82" w14:textId="77777777" w:rsidR="00D019B5" w:rsidRPr="00D019B5" w:rsidRDefault="00D019B5" w:rsidP="00D019B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 w:hint="eastAsia"/>
        </w:rPr>
        <w:t>③ 다음 각 호의 어느 하나에 해당되어 이행이 지체되었다고 인정할 때에는 그 해당일수를 제</w:t>
      </w:r>
      <w:r w:rsidR="0001441C">
        <w:rPr>
          <w:rFonts w:ascii="바탕체" w:eastAsia="바탕체" w:hAnsi="바탕체" w:cs="굴림체" w:hint="eastAsia"/>
        </w:rPr>
        <w:t>①</w:t>
      </w:r>
      <w:r w:rsidRPr="00D019B5">
        <w:rPr>
          <w:rFonts w:ascii="바탕체" w:eastAsia="바탕체" w:hAnsi="바탕체" w:cs="굴림체" w:hint="eastAsia"/>
        </w:rPr>
        <w:t>항의 지체일수에 산입하지 아니한다.</w:t>
      </w:r>
    </w:p>
    <w:p w14:paraId="7DE8AA79" w14:textId="77777777" w:rsidR="00D019B5" w:rsidRPr="00D019B5" w:rsidRDefault="00D019B5" w:rsidP="00133BD4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 w:hint="eastAsia"/>
        </w:rPr>
        <w:t>1. 천재지변, 전염병 등의 불가항력적 사유에 의한 경우</w:t>
      </w:r>
    </w:p>
    <w:p w14:paraId="61E0EE93" w14:textId="77777777" w:rsidR="00D019B5" w:rsidRDefault="0001441C" w:rsidP="00133BD4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2.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 w:rsidR="00D019B5" w:rsidRPr="00D019B5">
        <w:rPr>
          <w:rFonts w:ascii="바탕체" w:eastAsia="바탕체" w:hAnsi="바탕체" w:cs="굴림체" w:hint="eastAsia"/>
        </w:rPr>
        <w:t>의 책임으로 계약이행의 착수가 지연되거나 계약이행이 중단된 경우</w:t>
      </w:r>
    </w:p>
    <w:p w14:paraId="0D2D58BE" w14:textId="77777777" w:rsidR="0001441C" w:rsidRPr="0001441C" w:rsidRDefault="0001441C" w:rsidP="00133BD4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/>
        </w:rPr>
        <w:t xml:space="preserve">3. </w:t>
      </w:r>
      <w:r w:rsidRPr="00D019B5">
        <w:rPr>
          <w:rFonts w:ascii="바탕체" w:eastAsia="바탕체" w:hAnsi="바탕체" w:cs="굴림체" w:hint="eastAsia"/>
        </w:rPr>
        <w:t>기타</w:t>
      </w:r>
      <w:r w:rsidRPr="00D019B5"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D019B5">
        <w:rPr>
          <w:rFonts w:ascii="바탕체" w:eastAsia="바탕체" w:hAnsi="바탕체" w:cs="굴림체" w:hint="eastAsia"/>
        </w:rPr>
        <w:t>의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책임에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속하지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아니하는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사유로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인하여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지체된</w:t>
      </w:r>
      <w:r w:rsidRPr="00D019B5">
        <w:rPr>
          <w:rFonts w:ascii="바탕체" w:eastAsia="바탕체" w:hAnsi="바탕체" w:cs="굴림체"/>
        </w:rPr>
        <w:t xml:space="preserve"> </w:t>
      </w:r>
      <w:r w:rsidRPr="00D019B5">
        <w:rPr>
          <w:rFonts w:ascii="바탕체" w:eastAsia="바탕체" w:hAnsi="바탕체" w:cs="굴림체" w:hint="eastAsia"/>
        </w:rPr>
        <w:t>경우</w:t>
      </w:r>
    </w:p>
    <w:p w14:paraId="1FB2349C" w14:textId="77777777" w:rsidR="00D019B5" w:rsidRPr="00D019B5" w:rsidRDefault="00D019B5" w:rsidP="00D019B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 w:hint="eastAsia"/>
        </w:rPr>
        <w:t>④ 지체일수의 산정기준은 다음 각 호의 어느 하나와 같다.</w:t>
      </w:r>
    </w:p>
    <w:p w14:paraId="1299185F" w14:textId="77777777" w:rsidR="00D019B5" w:rsidRPr="00D019B5" w:rsidRDefault="00D019B5" w:rsidP="00133BD4">
      <w:pPr>
        <w:pStyle w:val="s0"/>
        <w:spacing w:line="360" w:lineRule="auto"/>
        <w:ind w:leftChars="100" w:left="200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 w:hint="eastAsia"/>
        </w:rPr>
        <w:t xml:space="preserve">1. 계약기간 내에 납품을 완료한 경우에는 </w:t>
      </w:r>
      <w:r w:rsidR="0001441C">
        <w:rPr>
          <w:rFonts w:ascii="바탕체" w:eastAsia="바탕체" w:hAnsi="바탕체" w:cs="굴림체" w:hint="eastAsia"/>
        </w:rPr>
        <w:t>검수</w:t>
      </w:r>
      <w:r w:rsidRPr="00D019B5">
        <w:rPr>
          <w:rFonts w:ascii="바탕체" w:eastAsia="바탕체" w:hAnsi="바탕체" w:cs="굴림체" w:hint="eastAsia"/>
        </w:rPr>
        <w:t xml:space="preserve">에 소요된 기간은 지체일수에 산입하지 아니한다. 단, 계약기간 이후 </w:t>
      </w:r>
      <w:r w:rsidR="00133BD4">
        <w:rPr>
          <w:rFonts w:ascii="바탕체" w:eastAsia="바탕체" w:hAnsi="바탕체" w:cs="굴림체"/>
        </w:rPr>
        <w:t>‘</w:t>
      </w:r>
      <w:r w:rsidR="00133BD4">
        <w:rPr>
          <w:rFonts w:ascii="바탕체" w:eastAsia="바탕체" w:hAnsi="바탕체" w:cs="굴림체" w:hint="eastAsia"/>
        </w:rPr>
        <w:t>도급인</w:t>
      </w:r>
      <w:r w:rsidR="00133BD4">
        <w:rPr>
          <w:rFonts w:ascii="바탕체" w:eastAsia="바탕체" w:hAnsi="바탕체" w:cs="굴림체"/>
        </w:rPr>
        <w:t>’</w:t>
      </w:r>
      <w:r w:rsidR="00133BD4">
        <w:rPr>
          <w:rFonts w:ascii="바탕체" w:eastAsia="바탕체" w:hAnsi="바탕체" w:cs="굴림체" w:hint="eastAsia"/>
        </w:rPr>
        <w:t>이 시정</w:t>
      </w:r>
      <w:r w:rsidRPr="00D019B5">
        <w:rPr>
          <w:rFonts w:ascii="바탕체" w:eastAsia="바탕체" w:hAnsi="바탕체" w:cs="굴림체" w:hint="eastAsia"/>
        </w:rPr>
        <w:t>요구를 한 경우에는</w:t>
      </w:r>
      <w:r w:rsidR="00133BD4">
        <w:rPr>
          <w:rFonts w:ascii="바탕체" w:eastAsia="바탕체" w:hAnsi="바탕체" w:cs="굴림체" w:hint="eastAsia"/>
        </w:rPr>
        <w:t xml:space="preserve"> 시정</w:t>
      </w:r>
      <w:r w:rsidRPr="00D019B5">
        <w:rPr>
          <w:rFonts w:ascii="바탕체" w:eastAsia="바탕체" w:hAnsi="바탕체" w:cs="굴림체" w:hint="eastAsia"/>
        </w:rPr>
        <w:t xml:space="preserve">요구를 한 날로부터 </w:t>
      </w:r>
      <w:r w:rsidR="00133BD4">
        <w:rPr>
          <w:rFonts w:ascii="바탕체" w:eastAsia="바탕체" w:hAnsi="바탕체" w:cs="굴림체" w:hint="eastAsia"/>
        </w:rPr>
        <w:t>최종검수</w:t>
      </w:r>
      <w:r w:rsidRPr="00D019B5">
        <w:rPr>
          <w:rFonts w:ascii="바탕체" w:eastAsia="바탕체" w:hAnsi="바탕체" w:cs="굴림체" w:hint="eastAsia"/>
        </w:rPr>
        <w:t>에 합격한 날까지의 기간을 지체일수에 산입한다.</w:t>
      </w:r>
    </w:p>
    <w:p w14:paraId="1648A3DF" w14:textId="77777777" w:rsidR="00D019B5" w:rsidRPr="00D019B5" w:rsidRDefault="00D019B5" w:rsidP="00133BD4">
      <w:pPr>
        <w:pStyle w:val="s0"/>
        <w:spacing w:line="360" w:lineRule="auto"/>
        <w:ind w:leftChars="100" w:left="200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 w:hint="eastAsia"/>
        </w:rPr>
        <w:t xml:space="preserve">2. 계약기간을 경과하여 납품한 경우에는 계약기간 다음날부터 </w:t>
      </w:r>
      <w:r w:rsidR="00133BD4">
        <w:rPr>
          <w:rFonts w:ascii="바탕체" w:eastAsia="바탕체" w:hAnsi="바탕체" w:cs="굴림체" w:hint="eastAsia"/>
        </w:rPr>
        <w:t>검수</w:t>
      </w:r>
      <w:r w:rsidRPr="00D019B5">
        <w:rPr>
          <w:rFonts w:ascii="바탕체" w:eastAsia="바탕체" w:hAnsi="바탕체" w:cs="굴림체" w:hint="eastAsia"/>
        </w:rPr>
        <w:t>에 합격한 날까지의 기간을 지체일수에 산입한다.</w:t>
      </w:r>
    </w:p>
    <w:p w14:paraId="7BC34DB1" w14:textId="77777777" w:rsidR="00D019B5" w:rsidRPr="00D019B5" w:rsidRDefault="00D019B5" w:rsidP="00133BD4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D019B5">
        <w:rPr>
          <w:rFonts w:ascii="바탕체" w:eastAsia="바탕체" w:hAnsi="바탕체" w:cs="굴림체" w:hint="eastAsia"/>
        </w:rPr>
        <w:t>3. 계약기간의 말일이 공휴일인 경우 지체일수는 공휴일의 익일</w:t>
      </w:r>
      <w:del w:id="264" w:author="CHOI Fred (SCK Legal)" w:date="2026-09-18T16:28:00Z">
        <w:r w:rsidRPr="00D019B5" w:rsidDel="00682AC5">
          <w:rPr>
            <w:rFonts w:ascii="바탕체" w:eastAsia="바탕체" w:hAnsi="바탕체" w:cs="굴림체" w:hint="eastAsia"/>
          </w:rPr>
          <w:delText xml:space="preserve"> 다음날</w:delText>
        </w:r>
      </w:del>
      <w:r w:rsidRPr="00D019B5">
        <w:rPr>
          <w:rFonts w:ascii="바탕체" w:eastAsia="바탕체" w:hAnsi="바탕체" w:cs="굴림체" w:hint="eastAsia"/>
        </w:rPr>
        <w:t>부터 기산한다.</w:t>
      </w:r>
    </w:p>
    <w:p w14:paraId="0E887B89" w14:textId="187B654E" w:rsidR="00D019B5" w:rsidRPr="00D019B5" w:rsidRDefault="00133BD4" w:rsidP="00D019B5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commentRangeStart w:id="265"/>
      <w:commentRangeStart w:id="266"/>
      <w:r w:rsidRPr="0068730F">
        <w:rPr>
          <w:rFonts w:ascii="바탕체" w:eastAsia="바탕체" w:hAnsi="바탕체" w:cs="굴림체" w:hint="eastAsia"/>
          <w:rPrChange w:id="267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⑤</w:t>
      </w:r>
      <w:r w:rsidR="00D019B5" w:rsidRPr="0068730F">
        <w:rPr>
          <w:rFonts w:ascii="바탕체" w:eastAsia="바탕체" w:hAnsi="바탕체" w:cs="굴림체"/>
          <w:rPrChange w:id="268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D019B5" w:rsidRPr="0068730F">
        <w:rPr>
          <w:rFonts w:ascii="바탕체" w:eastAsia="바탕체" w:hAnsi="바탕체" w:cs="굴림체" w:hint="eastAsia"/>
          <w:rPrChange w:id="269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본</w:t>
      </w:r>
      <w:r w:rsidR="00D019B5" w:rsidRPr="0068730F">
        <w:rPr>
          <w:rFonts w:ascii="바탕체" w:eastAsia="바탕체" w:hAnsi="바탕체" w:cs="굴림체"/>
          <w:rPrChange w:id="270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D019B5" w:rsidRPr="0068730F">
        <w:rPr>
          <w:rFonts w:ascii="바탕체" w:eastAsia="바탕체" w:hAnsi="바탕체" w:cs="굴림체" w:hint="eastAsia"/>
          <w:rPrChange w:id="271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계약과</w:t>
      </w:r>
      <w:r w:rsidR="00D019B5" w:rsidRPr="0068730F">
        <w:rPr>
          <w:rFonts w:ascii="바탕체" w:eastAsia="바탕체" w:hAnsi="바탕체" w:cs="굴림체"/>
          <w:rPrChange w:id="272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commentRangeEnd w:id="265"/>
      <w:r w:rsidR="00682AC5" w:rsidRPr="0068730F">
        <w:rPr>
          <w:rStyle w:val="a8"/>
          <w:rFonts w:ascii="바탕" w:eastAsia="바탕" w:hAnsi="Times New Roman"/>
          <w:kern w:val="2"/>
          <w:rPrChange w:id="273" w:author="MIRACOM" w:date="2026-09-28T15:10:00Z">
            <w:rPr>
              <w:rStyle w:val="a8"/>
              <w:rFonts w:ascii="바탕" w:eastAsia="바탕" w:hAnsi="Times New Roman"/>
              <w:kern w:val="2"/>
              <w:highlight w:val="yellow"/>
            </w:rPr>
          </w:rPrChange>
        </w:rPr>
        <w:commentReference w:id="265"/>
      </w:r>
      <w:commentRangeEnd w:id="266"/>
      <w:r w:rsidR="004D4D4F" w:rsidRPr="0068730F">
        <w:rPr>
          <w:rStyle w:val="a8"/>
          <w:rFonts w:ascii="바탕" w:eastAsia="바탕" w:hAnsi="Times New Roman"/>
          <w:kern w:val="2"/>
          <w:rPrChange w:id="274" w:author="MIRACOM" w:date="2026-09-28T15:10:00Z">
            <w:rPr>
              <w:rStyle w:val="a8"/>
              <w:rFonts w:ascii="바탕" w:eastAsia="바탕" w:hAnsi="Times New Roman"/>
              <w:kern w:val="2"/>
              <w:highlight w:val="yellow"/>
            </w:rPr>
          </w:rPrChange>
        </w:rPr>
        <w:commentReference w:id="266"/>
      </w:r>
      <w:r w:rsidR="00D019B5" w:rsidRPr="0068730F">
        <w:rPr>
          <w:rFonts w:ascii="바탕체" w:eastAsia="바탕체" w:hAnsi="바탕체" w:cs="굴림체" w:hint="eastAsia"/>
          <w:rPrChange w:id="275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관련하여</w:t>
      </w:r>
      <w:r w:rsidR="00D019B5" w:rsidRPr="0068730F">
        <w:rPr>
          <w:rFonts w:ascii="바탕체" w:eastAsia="바탕체" w:hAnsi="바탕체" w:cs="굴림체"/>
          <w:rPrChange w:id="276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FE131D" w:rsidRPr="0068730F">
        <w:rPr>
          <w:rFonts w:ascii="바탕체" w:eastAsia="바탕체" w:hAnsi="바탕체" w:cs="굴림체"/>
          <w:rPrChange w:id="277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>‘</w:t>
      </w:r>
      <w:r w:rsidR="00D019B5" w:rsidRPr="0068730F">
        <w:rPr>
          <w:rFonts w:ascii="바탕체" w:eastAsia="바탕체" w:hAnsi="바탕체" w:cs="굴림체"/>
          <w:rPrChange w:id="278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>수급인</w:t>
      </w:r>
      <w:r w:rsidR="00FE131D" w:rsidRPr="0068730F">
        <w:rPr>
          <w:rFonts w:ascii="바탕체" w:eastAsia="바탕체" w:hAnsi="바탕체" w:cs="굴림체"/>
          <w:rPrChange w:id="279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>’</w:t>
      </w:r>
      <w:r w:rsidR="00D019B5" w:rsidRPr="0068730F">
        <w:rPr>
          <w:rFonts w:ascii="바탕체" w:eastAsia="바탕체" w:hAnsi="바탕체" w:cs="굴림체" w:hint="eastAsia"/>
          <w:rPrChange w:id="280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이</w:t>
      </w:r>
      <w:r w:rsidR="00D019B5" w:rsidRPr="0068730F">
        <w:rPr>
          <w:rFonts w:ascii="바탕체" w:eastAsia="바탕체" w:hAnsi="바탕체" w:cs="굴림체"/>
          <w:rPrChange w:id="281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FE131D" w:rsidRPr="0068730F">
        <w:rPr>
          <w:rFonts w:ascii="바탕체" w:eastAsia="바탕체" w:hAnsi="바탕체" w:cs="굴림체"/>
          <w:rPrChange w:id="282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>‘</w:t>
      </w:r>
      <w:r w:rsidR="00D019B5" w:rsidRPr="0068730F">
        <w:rPr>
          <w:rFonts w:ascii="바탕체" w:eastAsia="바탕체" w:hAnsi="바탕체" w:cs="굴림체"/>
          <w:rPrChange w:id="283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>도급인</w:t>
      </w:r>
      <w:r w:rsidR="00FE131D" w:rsidRPr="0068730F">
        <w:rPr>
          <w:rFonts w:ascii="바탕체" w:eastAsia="바탕체" w:hAnsi="바탕체" w:cs="굴림체"/>
          <w:rPrChange w:id="284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>’</w:t>
      </w:r>
      <w:r w:rsidR="00D019B5" w:rsidRPr="0068730F">
        <w:rPr>
          <w:rFonts w:ascii="바탕체" w:eastAsia="바탕체" w:hAnsi="바탕체" w:cs="굴림체" w:hint="eastAsia"/>
          <w:rPrChange w:id="285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에게</w:t>
      </w:r>
      <w:r w:rsidR="00D019B5" w:rsidRPr="0068730F">
        <w:rPr>
          <w:rFonts w:ascii="바탕체" w:eastAsia="바탕체" w:hAnsi="바탕체" w:cs="굴림체"/>
          <w:rPrChange w:id="286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D019B5" w:rsidRPr="0068730F">
        <w:rPr>
          <w:rFonts w:ascii="바탕체" w:eastAsia="바탕체" w:hAnsi="바탕체" w:cs="굴림체" w:hint="eastAsia"/>
          <w:rPrChange w:id="287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지급하는</w:t>
      </w:r>
      <w:r w:rsidR="00D019B5" w:rsidRPr="0068730F">
        <w:rPr>
          <w:rFonts w:ascii="바탕체" w:eastAsia="바탕체" w:hAnsi="바탕체" w:cs="굴림체"/>
          <w:rPrChange w:id="288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D019B5" w:rsidRPr="0068730F">
        <w:rPr>
          <w:rFonts w:ascii="바탕체" w:eastAsia="바탕체" w:hAnsi="바탕체" w:cs="굴림체" w:hint="eastAsia"/>
          <w:rPrChange w:id="289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지체상금의</w:t>
      </w:r>
      <w:r w:rsidR="00D019B5" w:rsidRPr="0068730F">
        <w:rPr>
          <w:rFonts w:ascii="바탕체" w:eastAsia="바탕체" w:hAnsi="바탕체" w:cs="굴림체"/>
          <w:rPrChange w:id="290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D019B5" w:rsidRPr="0068730F">
        <w:rPr>
          <w:rFonts w:ascii="바탕체" w:eastAsia="바탕체" w:hAnsi="바탕체" w:cs="굴림체" w:hint="eastAsia"/>
          <w:rPrChange w:id="291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총액은</w:t>
      </w:r>
      <w:r w:rsidR="00D019B5" w:rsidRPr="0068730F">
        <w:rPr>
          <w:rFonts w:ascii="바탕체" w:eastAsia="바탕체" w:hAnsi="바탕체" w:cs="굴림체"/>
          <w:rPrChange w:id="292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D019B5" w:rsidRPr="0068730F">
        <w:rPr>
          <w:rFonts w:ascii="바탕체" w:eastAsia="바탕체" w:hAnsi="바탕체" w:cs="굴림체" w:hint="eastAsia"/>
          <w:rPrChange w:id="293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계약금액의</w:t>
      </w:r>
      <w:r w:rsidR="00D019B5" w:rsidRPr="0068730F">
        <w:rPr>
          <w:rFonts w:ascii="바탕체" w:eastAsia="바탕체" w:hAnsi="바탕체" w:cs="굴림체"/>
          <w:rPrChange w:id="294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ins w:id="295" w:author="MIRACOM" w:date="2026-09-22T15:00:00Z">
        <w:r w:rsidR="004D4D4F" w:rsidRPr="0068730F">
          <w:rPr>
            <w:rFonts w:ascii="바탕체" w:eastAsia="바탕체" w:hAnsi="바탕체" w:cs="굴림체"/>
            <w:rPrChange w:id="296" w:author="MIRACOM" w:date="2026-09-28T15:10:00Z">
              <w:rPr>
                <w:rFonts w:ascii="바탕체" w:eastAsia="바탕체" w:hAnsi="바탕체" w:cs="굴림체"/>
                <w:highlight w:val="yellow"/>
              </w:rPr>
            </w:rPrChange>
          </w:rPr>
          <w:t>3</w:t>
        </w:r>
      </w:ins>
      <w:del w:id="297" w:author="MIRACOM" w:date="2026-09-22T15:00:00Z">
        <w:r w:rsidR="00D019B5" w:rsidRPr="0068730F" w:rsidDel="004D4D4F">
          <w:rPr>
            <w:rFonts w:ascii="바탕체" w:eastAsia="바탕체" w:hAnsi="바탕체" w:cs="굴림체"/>
            <w:rPrChange w:id="298" w:author="MIRACOM" w:date="2026-09-28T15:10:00Z">
              <w:rPr>
                <w:rFonts w:ascii="바탕체" w:eastAsia="바탕체" w:hAnsi="바탕체" w:cs="굴림체"/>
                <w:highlight w:val="yellow"/>
              </w:rPr>
            </w:rPrChange>
          </w:rPr>
          <w:delText>1</w:delText>
        </w:r>
      </w:del>
      <w:r w:rsidR="00D019B5" w:rsidRPr="0068730F">
        <w:rPr>
          <w:rFonts w:ascii="바탕체" w:eastAsia="바탕체" w:hAnsi="바탕체" w:cs="굴림체"/>
          <w:rPrChange w:id="299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>0%</w:t>
      </w:r>
      <w:r w:rsidR="00D019B5" w:rsidRPr="0068730F">
        <w:rPr>
          <w:rFonts w:ascii="바탕체" w:eastAsia="바탕체" w:hAnsi="바탕체" w:cs="굴림체" w:hint="eastAsia"/>
          <w:rPrChange w:id="300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를</w:t>
      </w:r>
      <w:r w:rsidR="00D019B5" w:rsidRPr="0068730F">
        <w:rPr>
          <w:rFonts w:ascii="바탕체" w:eastAsia="바탕체" w:hAnsi="바탕체" w:cs="굴림체"/>
          <w:rPrChange w:id="301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D019B5" w:rsidRPr="0068730F">
        <w:rPr>
          <w:rFonts w:ascii="바탕체" w:eastAsia="바탕체" w:hAnsi="바탕체" w:cs="굴림체" w:hint="eastAsia"/>
          <w:rPrChange w:id="302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한도로</w:t>
      </w:r>
      <w:r w:rsidR="00D019B5" w:rsidRPr="0068730F">
        <w:rPr>
          <w:rFonts w:ascii="바탕체" w:eastAsia="바탕체" w:hAnsi="바탕체" w:cs="굴림체"/>
          <w:rPrChange w:id="303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 xml:space="preserve"> </w:t>
      </w:r>
      <w:r w:rsidR="00D019B5" w:rsidRPr="0068730F">
        <w:rPr>
          <w:rFonts w:ascii="바탕체" w:eastAsia="바탕체" w:hAnsi="바탕체" w:cs="굴림체" w:hint="eastAsia"/>
          <w:rPrChange w:id="304" w:author="MIRACOM" w:date="2026-09-28T15:10:00Z">
            <w:rPr>
              <w:rFonts w:ascii="바탕체" w:eastAsia="바탕체" w:hAnsi="바탕체" w:cs="굴림체" w:hint="eastAsia"/>
              <w:highlight w:val="yellow"/>
            </w:rPr>
          </w:rPrChange>
        </w:rPr>
        <w:t>한다</w:t>
      </w:r>
      <w:r w:rsidR="00D019B5" w:rsidRPr="0068730F">
        <w:rPr>
          <w:rFonts w:ascii="바탕체" w:eastAsia="바탕체" w:hAnsi="바탕체" w:cs="굴림체"/>
          <w:rPrChange w:id="305" w:author="MIRACOM" w:date="2026-09-28T15:10:00Z">
            <w:rPr>
              <w:rFonts w:ascii="바탕체" w:eastAsia="바탕체" w:hAnsi="바탕체" w:cs="굴림체"/>
              <w:highlight w:val="yellow"/>
            </w:rPr>
          </w:rPrChange>
        </w:rPr>
        <w:t>.</w:t>
      </w:r>
    </w:p>
    <w:p w14:paraId="24F7F08B" w14:textId="77777777" w:rsidR="00BC19F8" w:rsidRPr="00133BD4" w:rsidRDefault="00BC19F8" w:rsidP="00C74572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</w:p>
    <w:p w14:paraId="56D3B9B2" w14:textId="0E7266FF" w:rsidR="00604160" w:rsidRPr="00D57CC6" w:rsidRDefault="00604160" w:rsidP="008972A8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="00FD7CDE">
        <w:rPr>
          <w:rFonts w:ascii="바탕체" w:eastAsia="바탕체" w:hAnsi="바탕체" w:cs="굴림체"/>
        </w:rPr>
        <w:t xml:space="preserve"> 1</w:t>
      </w:r>
      <w:r w:rsidR="0057756F">
        <w:rPr>
          <w:rFonts w:ascii="바탕체" w:eastAsia="바탕체" w:hAnsi="바탕체" w:cs="굴림체"/>
        </w:rPr>
        <w:t>4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</w:t>
      </w:r>
      <w:r w:rsidR="00133BD4">
        <w:rPr>
          <w:rFonts w:ascii="바탕체" w:eastAsia="바탕체" w:hAnsi="바탕체" w:cs="굴림체" w:hint="eastAsia"/>
        </w:rPr>
        <w:t>품질</w:t>
      </w:r>
      <w:r w:rsidRPr="00D57CC6">
        <w:rPr>
          <w:rFonts w:ascii="바탕체" w:eastAsia="바탕체" w:hAnsi="바탕체" w:cs="굴림체" w:hint="eastAsia"/>
        </w:rPr>
        <w:t>보증】</w:t>
      </w:r>
    </w:p>
    <w:p w14:paraId="1387BA28" w14:textId="52C80304" w:rsidR="00604160" w:rsidRPr="00D57CC6" w:rsidRDefault="00604160" w:rsidP="008972A8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①</w:t>
      </w:r>
      <w:r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따라</w:t>
      </w:r>
      <w:r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에게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제공하는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장비는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원제조업체가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보장한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성능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및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기능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기타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보증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내용과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일치한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상태로</w:t>
      </w:r>
      <w:r w:rsidRPr="00D57CC6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에게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제공함을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보증한다</w:t>
      </w:r>
      <w:r w:rsidRPr="00D57CC6">
        <w:rPr>
          <w:rFonts w:ascii="바탕체" w:eastAsia="바탕체" w:hAnsi="바탕체" w:cs="굴림체"/>
        </w:rPr>
        <w:t xml:space="preserve">. </w:t>
      </w:r>
    </w:p>
    <w:p w14:paraId="58FD57DD" w14:textId="3AC240C4" w:rsidR="00604160" w:rsidRPr="00D57CC6" w:rsidRDefault="00604160" w:rsidP="008972A8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②</w:t>
      </w:r>
      <w:r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따라</w:t>
      </w:r>
      <w:r>
        <w:rPr>
          <w:rFonts w:ascii="바탕체" w:eastAsia="바탕체" w:hAnsi="바탕체" w:cs="굴림체" w:hint="eastAsia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에게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지</w:t>
      </w:r>
      <w:r>
        <w:rPr>
          <w:rFonts w:ascii="바탕체" w:eastAsia="바탕체" w:hAnsi="바탕체" w:cs="굴림체" w:hint="eastAsia"/>
        </w:rPr>
        <w:t>식</w:t>
      </w:r>
      <w:r w:rsidRPr="00D57CC6">
        <w:rPr>
          <w:rFonts w:ascii="바탕체" w:eastAsia="바탕체" w:hAnsi="바탕체" w:cs="굴림체" w:hint="eastAsia"/>
        </w:rPr>
        <w:t>재산권이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있는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패키지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소프트웨어를</w:t>
      </w:r>
      <w:r w:rsidRPr="00D57CC6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에게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제공하거나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제</w:t>
      </w:r>
      <w:r w:rsidRPr="00D57CC6">
        <w:rPr>
          <w:rFonts w:ascii="바탕체" w:eastAsia="바탕체" w:hAnsi="바탕체" w:cs="굴림체"/>
        </w:rPr>
        <w:t>3</w:t>
      </w:r>
      <w:r w:rsidRPr="00D57CC6">
        <w:rPr>
          <w:rFonts w:ascii="바탕체" w:eastAsia="바탕체" w:hAnsi="바탕체" w:cs="굴림체" w:hint="eastAsia"/>
        </w:rPr>
        <w:t>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소프트웨어를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제공할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</w:t>
      </w:r>
      <w:r>
        <w:rPr>
          <w:rFonts w:ascii="바탕체" w:eastAsia="바탕체" w:hAnsi="바탕체" w:cs="굴림체" w:hint="eastAsia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포함하여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원저작권자가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부여한</w:t>
      </w:r>
      <w:r w:rsidRPr="00D57CC6">
        <w:rPr>
          <w:rFonts w:ascii="바탕체" w:eastAsia="바탕체" w:hAnsi="바탕체" w:cs="굴림체"/>
        </w:rPr>
        <w:t xml:space="preserve"> </w:t>
      </w:r>
      <w:r w:rsidR="00DD253C">
        <w:rPr>
          <w:rFonts w:ascii="바탕체" w:eastAsia="바탕체" w:hAnsi="바탕체" w:cs="굴림체" w:hint="eastAsia"/>
        </w:rPr>
        <w:t>라이선</w:t>
      </w:r>
      <w:r w:rsidRPr="00D57CC6">
        <w:rPr>
          <w:rFonts w:ascii="바탕체" w:eastAsia="바탕체" w:hAnsi="바탕체" w:cs="굴림체" w:hint="eastAsia"/>
        </w:rPr>
        <w:t>스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및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보증조건과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일치한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상태로</w:t>
      </w:r>
      <w:r>
        <w:rPr>
          <w:rFonts w:ascii="바탕체" w:eastAsia="바탕체" w:hAnsi="바탕체" w:cs="굴림체" w:hint="eastAsia"/>
        </w:rPr>
        <w:t xml:space="preserve"> </w:t>
      </w:r>
      <w:r w:rsidRPr="00D57CC6">
        <w:rPr>
          <w:rFonts w:ascii="바탕체" w:eastAsia="바탕체" w:hAnsi="바탕체" w:cs="굴림체"/>
        </w:rPr>
        <w:t>'도급인'</w:t>
      </w:r>
      <w:r w:rsidRPr="00D57CC6">
        <w:rPr>
          <w:rFonts w:ascii="바탕체" w:eastAsia="바탕체" w:hAnsi="바탕체" w:cs="굴림체" w:hint="eastAsia"/>
        </w:rPr>
        <w:t>에게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제공함을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보증한다</w:t>
      </w:r>
      <w:r w:rsidRPr="00D57CC6">
        <w:rPr>
          <w:rFonts w:ascii="바탕체" w:eastAsia="바탕체" w:hAnsi="바탕체" w:cs="굴림체"/>
        </w:rPr>
        <w:t xml:space="preserve">. </w:t>
      </w:r>
    </w:p>
    <w:p w14:paraId="0A209021" w14:textId="7D09BB2D" w:rsidR="003050A9" w:rsidRDefault="00604160" w:rsidP="003050A9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57CC6">
        <w:rPr>
          <w:rFonts w:ascii="바탕체" w:eastAsia="바탕체" w:hAnsi="바탕체" w:cs="굴림체" w:hint="eastAsia"/>
        </w:rPr>
        <w:t>③</w:t>
      </w:r>
      <w:r w:rsidR="003050A9">
        <w:rPr>
          <w:rFonts w:ascii="바탕체" w:eastAsia="바탕체" w:hAnsi="바탕체" w:cs="굴림체"/>
        </w:rPr>
        <w:t xml:space="preserve"> ‘</w:t>
      </w:r>
      <w:r w:rsidR="003050A9">
        <w:rPr>
          <w:rFonts w:ascii="바탕체" w:eastAsia="바탕체" w:hAnsi="바탕체" w:cs="굴림체" w:hint="eastAsia"/>
        </w:rPr>
        <w:t>수급인</w:t>
      </w:r>
      <w:r w:rsidR="003050A9">
        <w:rPr>
          <w:rFonts w:ascii="바탕체" w:eastAsia="바탕체" w:hAnsi="바탕체" w:cs="굴림체"/>
        </w:rPr>
        <w:t>’</w:t>
      </w:r>
      <w:r w:rsidR="003050A9" w:rsidRPr="003050A9">
        <w:rPr>
          <w:rFonts w:ascii="바탕체" w:eastAsia="바탕체" w:hAnsi="바탕체" w:cs="굴림체"/>
        </w:rPr>
        <w:t xml:space="preserve">은 개발된 </w:t>
      </w:r>
      <w:r w:rsidR="003050A9" w:rsidRPr="003050A9">
        <w:rPr>
          <w:rFonts w:ascii="바탕체" w:eastAsia="바탕체" w:hAnsi="바탕체" w:cs="굴림체" w:hint="eastAsia"/>
        </w:rPr>
        <w:t>산출물</w:t>
      </w:r>
      <w:r w:rsidR="003050A9" w:rsidRPr="003050A9">
        <w:rPr>
          <w:rFonts w:ascii="바탕체" w:eastAsia="바탕체" w:hAnsi="바탕체" w:cs="굴림체"/>
        </w:rPr>
        <w:t>이 본 계약 및 과업내역서</w:t>
      </w:r>
      <w:r w:rsidR="003050A9" w:rsidRPr="003050A9">
        <w:rPr>
          <w:rFonts w:ascii="바탕체" w:eastAsia="바탕체" w:hAnsi="바탕체" w:cs="굴림체" w:hint="eastAsia"/>
        </w:rPr>
        <w:t xml:space="preserve"> 등</w:t>
      </w:r>
      <w:r w:rsidR="003050A9" w:rsidRPr="003050A9">
        <w:rPr>
          <w:rFonts w:ascii="바탕체" w:eastAsia="바탕체" w:hAnsi="바탕체" w:cs="굴림체"/>
        </w:rPr>
        <w:t xml:space="preserve">에 명시된 설계 또는 사양과 일치하도록 </w:t>
      </w:r>
      <w:r w:rsidR="003050A9">
        <w:rPr>
          <w:rFonts w:ascii="바탕체" w:eastAsia="바탕체" w:hAnsi="바탕체" w:cs="굴림체" w:hint="eastAsia"/>
        </w:rPr>
        <w:t>한다.</w:t>
      </w:r>
      <w:r w:rsidR="003050A9">
        <w:rPr>
          <w:rFonts w:ascii="바탕체" w:eastAsia="바탕체" w:hAnsi="바탕체" w:cs="굴림체"/>
        </w:rPr>
        <w:t xml:space="preserve"> </w:t>
      </w:r>
      <w:r w:rsidR="003050A9" w:rsidRPr="003050A9">
        <w:rPr>
          <w:rFonts w:ascii="바탕체" w:eastAsia="바탕체" w:hAnsi="바탕체" w:cs="굴림체"/>
        </w:rPr>
        <w:t xml:space="preserve">단, </w:t>
      </w:r>
      <w:r w:rsidR="003050A9">
        <w:rPr>
          <w:rFonts w:ascii="바탕체" w:eastAsia="바탕체" w:hAnsi="바탕체" w:cs="굴림체"/>
        </w:rPr>
        <w:t>‘</w:t>
      </w:r>
      <w:r w:rsidR="003050A9">
        <w:rPr>
          <w:rFonts w:ascii="바탕체" w:eastAsia="바탕체" w:hAnsi="바탕체" w:cs="굴림체" w:hint="eastAsia"/>
        </w:rPr>
        <w:t>수급인</w:t>
      </w:r>
      <w:r w:rsidR="003050A9">
        <w:rPr>
          <w:rFonts w:ascii="바탕체" w:eastAsia="바탕체" w:hAnsi="바탕체" w:cs="굴림체"/>
        </w:rPr>
        <w:t>’</w:t>
      </w:r>
      <w:r w:rsidR="003050A9" w:rsidRPr="003050A9">
        <w:rPr>
          <w:rFonts w:ascii="바탕체" w:eastAsia="바탕체" w:hAnsi="바탕체" w:cs="굴림체"/>
        </w:rPr>
        <w:t>의 품질보증 범위는 과업</w:t>
      </w:r>
      <w:r w:rsidR="003050A9">
        <w:rPr>
          <w:rFonts w:ascii="바탕체" w:eastAsia="바탕체" w:hAnsi="바탕체" w:cs="굴림체" w:hint="eastAsia"/>
        </w:rPr>
        <w:t>내역</w:t>
      </w:r>
      <w:r w:rsidR="003050A9" w:rsidRPr="003050A9">
        <w:rPr>
          <w:rFonts w:ascii="바탕체" w:eastAsia="바탕체" w:hAnsi="바탕체" w:cs="굴림체"/>
        </w:rPr>
        <w:t>서에서 정한 과업범위로 한정되며</w:t>
      </w:r>
      <w:r w:rsidR="003050A9">
        <w:rPr>
          <w:rFonts w:ascii="바탕체" w:eastAsia="바탕체" w:hAnsi="바탕체" w:cs="굴림체"/>
        </w:rPr>
        <w:t>,</w:t>
      </w:r>
      <w:commentRangeStart w:id="306"/>
      <w:ins w:id="307" w:author="CHOI Fred (SCK Legal)" w:date="2026-09-18T16:32:00Z">
        <w:del w:id="308" w:author="MIRACOM" w:date="2026-09-22T15:17:00Z">
          <w:r w:rsidR="00B57EB6" w:rsidDel="00CC3887">
            <w:rPr>
              <w:rFonts w:ascii="바탕체" w:eastAsia="바탕체" w:hAnsi="바탕체" w:cs="굴림체"/>
            </w:rPr>
            <w:delText xml:space="preserve"> </w:delText>
          </w:r>
          <w:r w:rsidR="00B57EB6" w:rsidRPr="00CC3887" w:rsidDel="00CC3887">
            <w:rPr>
              <w:rFonts w:ascii="바탕체" w:eastAsia="바탕체" w:hAnsi="바탕체" w:cs="굴림체" w:hint="eastAsia"/>
              <w:highlight w:val="yellow"/>
            </w:rPr>
            <w:delText xml:space="preserve">수급인의 </w:delText>
          </w:r>
        </w:del>
      </w:ins>
      <w:commentRangeEnd w:id="306"/>
      <w:r w:rsidR="00CC3887" w:rsidRPr="00CC3887">
        <w:rPr>
          <w:rStyle w:val="a8"/>
          <w:rFonts w:ascii="바탕" w:eastAsia="바탕" w:hAnsi="Times New Roman"/>
          <w:kern w:val="2"/>
          <w:highlight w:val="yellow"/>
        </w:rPr>
        <w:commentReference w:id="306"/>
      </w:r>
      <w:ins w:id="309" w:author="CHOI Fred (SCK Legal)" w:date="2026-09-18T16:32:00Z">
        <w:del w:id="310" w:author="MIRACOM" w:date="2026-09-22T15:17:00Z">
          <w:r w:rsidR="00B57EB6" w:rsidRPr="00CC3887" w:rsidDel="00CC3887">
            <w:rPr>
              <w:rFonts w:ascii="바탕체" w:eastAsia="바탕체" w:hAnsi="바탕체" w:cs="굴림체" w:hint="eastAsia"/>
              <w:highlight w:val="yellow"/>
            </w:rPr>
            <w:delText>귀책사유 등 특별한 사정이 없는 한</w:delText>
          </w:r>
        </w:del>
        <w:r w:rsidR="00B57EB6">
          <w:rPr>
            <w:rFonts w:ascii="바탕체" w:eastAsia="바탕체" w:hAnsi="바탕체" w:cs="굴림체" w:hint="eastAsia"/>
          </w:rPr>
          <w:t xml:space="preserve"> </w:t>
        </w:r>
      </w:ins>
      <w:r w:rsidR="003050A9">
        <w:rPr>
          <w:rFonts w:ascii="바탕체" w:eastAsia="바탕체" w:hAnsi="바탕체" w:cs="굴림체"/>
        </w:rPr>
        <w:t>‘</w:t>
      </w:r>
      <w:r w:rsidR="003050A9">
        <w:rPr>
          <w:rFonts w:ascii="바탕체" w:eastAsia="바탕체" w:hAnsi="바탕체" w:cs="굴림체" w:hint="eastAsia"/>
        </w:rPr>
        <w:t>도급인</w:t>
      </w:r>
      <w:r w:rsidR="003050A9">
        <w:rPr>
          <w:rFonts w:ascii="바탕체" w:eastAsia="바탕체" w:hAnsi="바탕체" w:cs="굴림체"/>
        </w:rPr>
        <w:t>’</w:t>
      </w:r>
      <w:r w:rsidR="003050A9" w:rsidRPr="003050A9">
        <w:rPr>
          <w:rFonts w:ascii="바탕체" w:eastAsia="바탕체" w:hAnsi="바탕체" w:cs="굴림체"/>
        </w:rPr>
        <w:t xml:space="preserve">은 </w:t>
      </w:r>
      <w:r w:rsidR="003050A9">
        <w:rPr>
          <w:rFonts w:ascii="바탕체" w:eastAsia="바탕체" w:hAnsi="바탕체" w:cs="굴림체"/>
        </w:rPr>
        <w:t>‘</w:t>
      </w:r>
      <w:r w:rsidR="003050A9">
        <w:rPr>
          <w:rFonts w:ascii="바탕체" w:eastAsia="바탕체" w:hAnsi="바탕체" w:cs="굴림체" w:hint="eastAsia"/>
        </w:rPr>
        <w:t>수급인</w:t>
      </w:r>
      <w:r w:rsidR="003050A9">
        <w:rPr>
          <w:rFonts w:ascii="바탕체" w:eastAsia="바탕체" w:hAnsi="바탕체" w:cs="굴림체"/>
        </w:rPr>
        <w:t>’</w:t>
      </w:r>
      <w:r w:rsidR="003050A9" w:rsidRPr="003050A9">
        <w:rPr>
          <w:rFonts w:ascii="바탕체" w:eastAsia="바탕체" w:hAnsi="바탕체" w:cs="굴림체"/>
        </w:rPr>
        <w:t xml:space="preserve">에게 </w:t>
      </w:r>
      <w:r w:rsidR="003050A9">
        <w:rPr>
          <w:rFonts w:ascii="바탕체" w:eastAsia="바탕체" w:hAnsi="바탕체" w:cs="굴림체" w:hint="eastAsia"/>
        </w:rPr>
        <w:t>과업내역서</w:t>
      </w:r>
      <w:r w:rsidR="003050A9" w:rsidRPr="003050A9">
        <w:rPr>
          <w:rFonts w:ascii="바탕체" w:eastAsia="바탕체" w:hAnsi="바탕체" w:cs="굴림체"/>
        </w:rPr>
        <w:t xml:space="preserve">에 명시되지 않은 사항에 대한 품질보증을 요구하지 </w:t>
      </w:r>
      <w:r w:rsidR="003050A9" w:rsidRPr="003050A9">
        <w:rPr>
          <w:rFonts w:ascii="바탕체" w:eastAsia="바탕체" w:hAnsi="바탕체" w:cs="굴림체" w:hint="eastAsia"/>
        </w:rPr>
        <w:t>아니한</w:t>
      </w:r>
      <w:r w:rsidR="003050A9" w:rsidRPr="003050A9">
        <w:rPr>
          <w:rFonts w:ascii="바탕체" w:eastAsia="바탕체" w:hAnsi="바탕체" w:cs="굴림체"/>
        </w:rPr>
        <w:t>다.</w:t>
      </w:r>
    </w:p>
    <w:p w14:paraId="1E460979" w14:textId="77777777" w:rsidR="003050A9" w:rsidRDefault="003050A9" w:rsidP="003050A9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</w:p>
    <w:p w14:paraId="7FE6255E" w14:textId="493B7D04" w:rsidR="003050A9" w:rsidRDefault="003050A9" w:rsidP="003050A9">
      <w:pPr>
        <w:pStyle w:val="s0"/>
        <w:spacing w:line="360" w:lineRule="auto"/>
        <w:rPr>
          <w:rFonts w:ascii="바탕체" w:eastAsia="바탕체" w:hAnsi="바탕체" w:cs="굴림체"/>
        </w:rPr>
      </w:pPr>
      <w:r w:rsidRPr="003050A9">
        <w:rPr>
          <w:rFonts w:ascii="바탕체" w:eastAsia="바탕체" w:hAnsi="바탕체" w:cs="굴림체" w:hint="eastAsia"/>
        </w:rPr>
        <w:t>제</w:t>
      </w:r>
      <w:r w:rsidR="00FD7CDE">
        <w:rPr>
          <w:rFonts w:ascii="바탕체" w:eastAsia="바탕체" w:hAnsi="바탕체" w:cs="굴림체"/>
        </w:rPr>
        <w:t xml:space="preserve"> 1</w:t>
      </w:r>
      <w:r w:rsidR="0057756F">
        <w:rPr>
          <w:rFonts w:ascii="바탕체" w:eastAsia="바탕체" w:hAnsi="바탕체" w:cs="굴림체"/>
        </w:rPr>
        <w:t>5</w:t>
      </w:r>
      <w:r w:rsidRPr="003050A9">
        <w:rPr>
          <w:rFonts w:ascii="바탕체" w:eastAsia="바탕체" w:hAnsi="바탕체" w:cs="굴림체"/>
        </w:rPr>
        <w:t xml:space="preserve"> </w:t>
      </w:r>
      <w:r w:rsidRPr="003050A9">
        <w:rPr>
          <w:rFonts w:ascii="바탕체" w:eastAsia="바탕체" w:hAnsi="바탕체" w:cs="굴림체" w:hint="eastAsia"/>
        </w:rPr>
        <w:t>조</w:t>
      </w:r>
      <w:r w:rsidRPr="003050A9">
        <w:rPr>
          <w:rFonts w:ascii="바탕체" w:eastAsia="바탕체" w:hAnsi="바탕체" w:cs="굴림체"/>
        </w:rPr>
        <w:t xml:space="preserve"> </w:t>
      </w:r>
      <w:r w:rsidRPr="003050A9">
        <w:rPr>
          <w:rFonts w:ascii="바탕체" w:eastAsia="바탕체" w:hAnsi="바탕체" w:cs="굴림체" w:hint="eastAsia"/>
        </w:rPr>
        <w:t>【하자보증】</w:t>
      </w:r>
    </w:p>
    <w:p w14:paraId="3B34931D" w14:textId="77777777" w:rsidR="00393076" w:rsidRDefault="003050A9" w:rsidP="00602809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3050A9">
        <w:rPr>
          <w:rFonts w:ascii="바탕체" w:eastAsia="바탕체" w:hAnsi="바탕체" w:cs="굴림체" w:hint="eastAsia"/>
        </w:rPr>
        <w:t xml:space="preserve">① </w:t>
      </w:r>
      <w:r w:rsidRPr="00393076">
        <w:rPr>
          <w:rFonts w:ascii="바탕체" w:eastAsia="바탕체" w:hAnsi="바탕체" w:cs="굴림체" w:hint="eastAsia"/>
        </w:rPr>
        <w:t xml:space="preserve">계약목적물에 대한 </w:t>
      </w:r>
      <w:r w:rsidRPr="00393076">
        <w:rPr>
          <w:rFonts w:ascii="바탕체" w:eastAsia="바탕체" w:hAnsi="바탕체" w:cs="굴림체"/>
        </w:rPr>
        <w:t>‘</w:t>
      </w:r>
      <w:r w:rsidRPr="00393076">
        <w:rPr>
          <w:rFonts w:ascii="바탕체" w:eastAsia="바탕체" w:hAnsi="바탕체" w:cs="굴림체" w:hint="eastAsia"/>
        </w:rPr>
        <w:t>수급인</w:t>
      </w:r>
      <w:r w:rsidRPr="00393076">
        <w:rPr>
          <w:rFonts w:ascii="바탕체" w:eastAsia="바탕체" w:hAnsi="바탕체" w:cs="굴림체"/>
        </w:rPr>
        <w:t>’</w:t>
      </w:r>
      <w:r w:rsidRPr="00393076">
        <w:rPr>
          <w:rFonts w:ascii="바탕체" w:eastAsia="바탕체" w:hAnsi="바탕체" w:cs="굴림체" w:hint="eastAsia"/>
        </w:rPr>
        <w:t xml:space="preserve">의 하자보수 보증기간은 </w:t>
      </w:r>
      <w:r w:rsidR="00393076" w:rsidRPr="00393076">
        <w:rPr>
          <w:rFonts w:ascii="바탕체" w:eastAsia="바탕체" w:hAnsi="바탕체" w:cs="굴림체" w:hint="eastAsia"/>
        </w:rPr>
        <w:t>검수</w:t>
      </w:r>
      <w:r w:rsidRPr="00393076">
        <w:rPr>
          <w:rFonts w:ascii="바탕체" w:eastAsia="바탕체" w:hAnsi="바탕체" w:cs="굴림체" w:hint="eastAsia"/>
        </w:rPr>
        <w:t xml:space="preserve">를 완료하여 계약목적물을 </w:t>
      </w:r>
    </w:p>
    <w:p w14:paraId="6AFCA510" w14:textId="77777777" w:rsidR="00393076" w:rsidRDefault="003050A9" w:rsidP="00602809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393076">
        <w:rPr>
          <w:rFonts w:ascii="바탕체" w:eastAsia="바탕체" w:hAnsi="바탕체" w:cs="굴림체" w:hint="eastAsia"/>
        </w:rPr>
        <w:t xml:space="preserve">인도한 날로부터 1년으로 하며, </w:t>
      </w:r>
      <w:r w:rsidR="00393076" w:rsidRPr="00393076">
        <w:rPr>
          <w:rFonts w:ascii="바탕체" w:eastAsia="바탕체" w:hAnsi="바탕체" w:cs="굴림체" w:hint="eastAsia"/>
        </w:rPr>
        <w:t>양 당사자는 상호 협의를 통해</w:t>
      </w:r>
      <w:r w:rsidR="00393076" w:rsidRPr="00393076">
        <w:rPr>
          <w:rFonts w:ascii="바탕체" w:eastAsia="바탕체" w:hAnsi="바탕체" w:cs="굴림체"/>
        </w:rPr>
        <w:t xml:space="preserve"> 1</w:t>
      </w:r>
      <w:r w:rsidR="00393076" w:rsidRPr="00393076">
        <w:rPr>
          <w:rFonts w:ascii="바탕체" w:eastAsia="바탕체" w:hAnsi="바탕체" w:cs="굴림체" w:hint="eastAsia"/>
        </w:rPr>
        <w:t>년보다 짧은 기간의 하자</w:t>
      </w:r>
    </w:p>
    <w:p w14:paraId="7955355E" w14:textId="77777777" w:rsidR="00393076" w:rsidRPr="00602809" w:rsidRDefault="00393076" w:rsidP="00602809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393076">
        <w:rPr>
          <w:rFonts w:ascii="바탕체" w:eastAsia="바탕체" w:hAnsi="바탕체" w:cs="굴림체" w:hint="eastAsia"/>
        </w:rPr>
        <w:t>보수 보증기간을 정할 수 있다</w:t>
      </w:r>
      <w:r w:rsidRPr="00393076">
        <w:rPr>
          <w:rFonts w:ascii="바탕체" w:eastAsia="바탕체" w:hAnsi="바탕체" w:cs="굴림체"/>
        </w:rPr>
        <w:t xml:space="preserve">. </w:t>
      </w:r>
      <w:r w:rsidRPr="00393076">
        <w:rPr>
          <w:rFonts w:ascii="바탕체" w:eastAsia="바탕체" w:hAnsi="바탕체" w:cs="굴림체" w:hint="eastAsia"/>
        </w:rPr>
        <w:t>하자보수 보증기간 종료</w:t>
      </w:r>
      <w:r w:rsidRPr="00393076">
        <w:rPr>
          <w:rFonts w:ascii="바탕체" w:eastAsia="바탕체" w:hAnsi="바탕체" w:cs="굴림체"/>
        </w:rPr>
        <w:t xml:space="preserve"> </w:t>
      </w:r>
      <w:r w:rsidRPr="00393076">
        <w:rPr>
          <w:rFonts w:ascii="바탕체" w:eastAsia="바탕체" w:hAnsi="바탕체" w:cs="굴림체" w:hint="eastAsia"/>
        </w:rPr>
        <w:t>이후의 하자보수에 대해서</w:t>
      </w:r>
      <w:r w:rsidR="00827183">
        <w:rPr>
          <w:rFonts w:ascii="바탕체" w:eastAsia="바탕체" w:hAnsi="바탕체" w:cs="굴림체" w:hint="eastAsia"/>
        </w:rPr>
        <w:t>는</w:t>
      </w:r>
      <w:r w:rsidRPr="00393076">
        <w:rPr>
          <w:rFonts w:ascii="바탕체" w:eastAsia="바탕체" w:hAnsi="바탕체" w:cs="굴림체" w:hint="eastAsia"/>
        </w:rPr>
        <w:t xml:space="preserve"> 양 당</w:t>
      </w:r>
      <w:r w:rsidR="00827183">
        <w:rPr>
          <w:rFonts w:ascii="바탕체" w:eastAsia="바탕체" w:hAnsi="바탕체" w:cs="굴림체" w:hint="eastAsia"/>
        </w:rPr>
        <w:t>사자가</w:t>
      </w:r>
      <w:r w:rsidRPr="00393076">
        <w:rPr>
          <w:rFonts w:ascii="바탕체" w:eastAsia="바탕체" w:hAnsi="바탕체" w:cs="굴림체" w:hint="eastAsia"/>
        </w:rPr>
        <w:t xml:space="preserve"> 별도의 유상계약을 </w:t>
      </w:r>
      <w:r>
        <w:rPr>
          <w:rFonts w:ascii="바탕체" w:eastAsia="바탕체" w:hAnsi="바탕체" w:cs="굴림체" w:hint="eastAsia"/>
        </w:rPr>
        <w:t>체결하여 처리하여야 한다</w:t>
      </w:r>
      <w:r w:rsidRPr="00393076">
        <w:rPr>
          <w:rFonts w:ascii="바탕체" w:eastAsia="바탕체" w:hAnsi="바탕체" w:cs="굴림체"/>
        </w:rPr>
        <w:t>.</w:t>
      </w:r>
    </w:p>
    <w:p w14:paraId="54ED6057" w14:textId="32872870" w:rsidR="003050A9" w:rsidRPr="003050A9" w:rsidRDefault="003050A9" w:rsidP="003050A9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3050A9">
        <w:rPr>
          <w:rFonts w:ascii="바탕체" w:eastAsia="바탕체" w:hAnsi="바탕체" w:cs="굴림체" w:hint="eastAsia"/>
        </w:rPr>
        <w:t>②</w:t>
      </w:r>
      <w:r w:rsidR="00602809">
        <w:rPr>
          <w:rFonts w:ascii="바탕체" w:eastAsia="바탕체" w:hAnsi="바탕체" w:cs="굴림체" w:hint="eastAsia"/>
        </w:rPr>
        <w:t xml:space="preserve"> </w:t>
      </w:r>
      <w:r w:rsidRPr="003050A9">
        <w:rPr>
          <w:rFonts w:ascii="바탕체" w:eastAsia="바탕체" w:hAnsi="바탕체" w:cs="굴림체" w:hint="eastAsia"/>
        </w:rPr>
        <w:t>제1항에도 불구하고 다음 각 호의 어느 하나의 사유로 인하여 발생한 하자에 대해서는</w:t>
      </w:r>
      <w:ins w:id="311" w:author="CHOI Fred (SCK Legal)" w:date="2026-09-18T16:32:00Z">
        <w:r w:rsidR="00B57EB6">
          <w:rPr>
            <w:rFonts w:ascii="바탕체" w:eastAsia="바탕체" w:hAnsi="바탕체" w:cs="굴림체" w:hint="eastAsia"/>
          </w:rPr>
          <w:t xml:space="preserve"> 그 범위에</w:t>
        </w:r>
      </w:ins>
      <w:ins w:id="312" w:author="CHOI Fred (SCK Legal)" w:date="2026-09-18T16:33:00Z">
        <w:r w:rsidR="00B57EB6">
          <w:rPr>
            <w:rFonts w:ascii="바탕체" w:eastAsia="바탕체" w:hAnsi="바탕체" w:cs="굴림체" w:hint="eastAsia"/>
          </w:rPr>
          <w:t>서</w:t>
        </w:r>
      </w:ins>
      <w:r w:rsidR="00393076">
        <w:rPr>
          <w:rFonts w:ascii="바탕체" w:eastAsia="바탕체" w:hAnsi="바탕체" w:cs="굴림체"/>
        </w:rPr>
        <w:t>‘</w:t>
      </w:r>
      <w:r w:rsidR="00393076">
        <w:rPr>
          <w:rFonts w:ascii="바탕체" w:eastAsia="바탕체" w:hAnsi="바탕체" w:cs="굴림체" w:hint="eastAsia"/>
        </w:rPr>
        <w:t>수급인</w:t>
      </w:r>
      <w:r w:rsidR="00393076">
        <w:rPr>
          <w:rFonts w:ascii="바탕체" w:eastAsia="바탕체" w:hAnsi="바탕체" w:cs="굴림체"/>
        </w:rPr>
        <w:t>’</w:t>
      </w:r>
      <w:r w:rsidRPr="003050A9">
        <w:rPr>
          <w:rFonts w:ascii="바탕체" w:eastAsia="바탕체" w:hAnsi="바탕체" w:cs="굴림체" w:hint="eastAsia"/>
        </w:rPr>
        <w:t xml:space="preserve">에게 하자보수책임이 없다. </w:t>
      </w:r>
    </w:p>
    <w:p w14:paraId="3195D9ED" w14:textId="5EFE4B2A" w:rsidR="00602809" w:rsidRDefault="00393076" w:rsidP="00602809">
      <w:pPr>
        <w:pStyle w:val="s0"/>
        <w:spacing w:line="360" w:lineRule="auto"/>
        <w:ind w:leftChars="100" w:left="200"/>
        <w:jc w:val="both"/>
        <w:rPr>
          <w:rFonts w:ascii="바탕체" w:eastAsia="바탕체" w:hAnsi="바탕체"/>
        </w:rPr>
      </w:pPr>
      <w:r>
        <w:rPr>
          <w:rFonts w:ascii="바탕체" w:eastAsia="바탕체" w:hAnsi="바탕체" w:cs="굴림체"/>
        </w:rPr>
        <w:t xml:space="preserve">1.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제조업체</w:t>
      </w:r>
      <w:r w:rsidRPr="00D57CC6">
        <w:rPr>
          <w:rFonts w:ascii="바탕체" w:eastAsia="바탕체" w:hAnsi="바탕체" w:cs="굴림체"/>
        </w:rPr>
        <w:t xml:space="preserve">, Licensor, </w:t>
      </w:r>
      <w:r w:rsidRPr="00D57CC6">
        <w:rPr>
          <w:rFonts w:ascii="바탕체" w:eastAsia="바탕체" w:hAnsi="바탕체" w:cs="굴림체" w:hint="eastAsia"/>
        </w:rPr>
        <w:t>공급업체의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승인</w:t>
      </w:r>
      <w:r>
        <w:rPr>
          <w:rFonts w:ascii="바탕체" w:eastAsia="바탕체" w:hAnsi="바탕체" w:cs="굴림체" w:hint="eastAsia"/>
        </w:rPr>
        <w:t xml:space="preserve"> </w:t>
      </w:r>
      <w:r w:rsidRPr="00D57CC6">
        <w:rPr>
          <w:rFonts w:ascii="바탕체" w:eastAsia="바탕체" w:hAnsi="바탕체" w:cs="굴림체" w:hint="eastAsia"/>
        </w:rPr>
        <w:t>없이</w:t>
      </w:r>
      <w:r>
        <w:rPr>
          <w:rFonts w:ascii="바탕체" w:eastAsia="바탕체" w:hAnsi="바탕체" w:cs="굴림체" w:hint="eastAsia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제</w:t>
      </w:r>
      <w:r w:rsidRPr="00D57CC6">
        <w:rPr>
          <w:rFonts w:ascii="바탕체" w:eastAsia="바탕체" w:hAnsi="바탕체" w:cs="굴림체"/>
        </w:rPr>
        <w:t>3</w:t>
      </w:r>
      <w:r w:rsidRPr="00D57CC6">
        <w:rPr>
          <w:rFonts w:ascii="바탕체" w:eastAsia="바탕체" w:hAnsi="바탕체" w:cs="굴림체" w:hint="eastAsia"/>
        </w:rPr>
        <w:t>자가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시스템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계약성과물을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수정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변경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유지보수</w:t>
      </w:r>
      <w:r w:rsidRPr="00D57CC6">
        <w:rPr>
          <w:rFonts w:ascii="바탕체" w:eastAsia="바탕체" w:hAnsi="바탕체" w:cs="바탕"/>
        </w:rPr>
        <w:t xml:space="preserve"> </w:t>
      </w:r>
      <w:r w:rsidRPr="00D57CC6">
        <w:rPr>
          <w:rFonts w:ascii="바탕체" w:eastAsia="바탕체" w:hAnsi="바탕체" w:cs="굴림체" w:hint="eastAsia"/>
        </w:rPr>
        <w:t>함으로써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하자가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발생한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</w:t>
      </w:r>
    </w:p>
    <w:p w14:paraId="5CD61749" w14:textId="13AFC08C" w:rsidR="00393076" w:rsidRPr="00D57CC6" w:rsidRDefault="00393076" w:rsidP="00602809">
      <w:pPr>
        <w:pStyle w:val="s0"/>
        <w:spacing w:line="360" w:lineRule="auto"/>
        <w:ind w:leftChars="100" w:left="200"/>
        <w:jc w:val="both"/>
        <w:rPr>
          <w:rFonts w:ascii="바탕체" w:eastAsia="바탕체" w:hAnsi="바탕체"/>
        </w:rPr>
      </w:pPr>
      <w:r>
        <w:rPr>
          <w:rFonts w:ascii="바탕체" w:eastAsia="바탕체" w:hAnsi="바탕체" w:cs="굴림체"/>
        </w:rPr>
        <w:t xml:space="preserve">2.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제공하지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않은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시스템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기계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프로그램등과의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연계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연동으로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인하여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하자가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발생한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</w:t>
      </w:r>
    </w:p>
    <w:p w14:paraId="1C484295" w14:textId="77777777" w:rsidR="00393076" w:rsidRPr="00D57CC6" w:rsidRDefault="00393076" w:rsidP="00602809">
      <w:pPr>
        <w:pStyle w:val="s0"/>
        <w:spacing w:line="360" w:lineRule="auto"/>
        <w:ind w:leftChars="100" w:left="200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/>
        </w:rPr>
        <w:t xml:space="preserve">3. </w:t>
      </w:r>
      <w:r w:rsidRPr="00D57CC6">
        <w:rPr>
          <w:rFonts w:ascii="바탕체" w:eastAsia="바탕체" w:hAnsi="바탕체" w:cs="굴림체" w:hint="eastAsia"/>
        </w:rPr>
        <w:t>시스템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자료의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명시된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가동여건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운용요건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기타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매뉴얼과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다르게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해당</w:t>
      </w:r>
      <w:r w:rsidRPr="00D57CC6">
        <w:rPr>
          <w:rFonts w:ascii="바탕체" w:eastAsia="바탕체" w:hAnsi="바탕체" w:cs="바탕"/>
        </w:rPr>
        <w:t xml:space="preserve"> </w:t>
      </w:r>
      <w:r w:rsidRPr="00D57CC6">
        <w:rPr>
          <w:rFonts w:ascii="바탕체" w:eastAsia="바탕체" w:hAnsi="바탕체" w:cs="굴림체" w:hint="eastAsia"/>
        </w:rPr>
        <w:t>시스템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계약성과물을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사용함으로써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하자가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발생한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</w:t>
      </w:r>
      <w:r w:rsidRPr="00D57CC6">
        <w:rPr>
          <w:rFonts w:ascii="바탕체" w:eastAsia="바탕체" w:hAnsi="바탕체" w:cs="굴림체"/>
        </w:rPr>
        <w:t xml:space="preserve"> </w:t>
      </w:r>
    </w:p>
    <w:p w14:paraId="1B2F19A9" w14:textId="6B6370DC" w:rsidR="00393076" w:rsidRPr="00EE6F12" w:rsidRDefault="00393076" w:rsidP="00602809">
      <w:pPr>
        <w:pStyle w:val="s0"/>
        <w:spacing w:line="360" w:lineRule="auto"/>
        <w:ind w:leftChars="100" w:left="200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/>
        </w:rPr>
        <w:lastRenderedPageBreak/>
        <w:t>4.</w:t>
      </w:r>
      <w:r w:rsidRPr="00D01450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D57CC6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Pr="00D57CC6">
        <w:rPr>
          <w:rFonts w:ascii="바탕체" w:eastAsia="바탕체" w:hAnsi="바탕체" w:cs="굴림체" w:hint="eastAsia"/>
        </w:rPr>
        <w:t>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동의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없이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시스템을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이동시키거나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전산환경을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임의로</w:t>
      </w:r>
      <w:r w:rsidRPr="00D57CC6">
        <w:rPr>
          <w:rFonts w:ascii="바탕체" w:eastAsia="바탕체" w:hAnsi="바탕체" w:cs="굴림체"/>
        </w:rPr>
        <w:t xml:space="preserve"> </w:t>
      </w:r>
      <w:r w:rsidR="00827183">
        <w:rPr>
          <w:rFonts w:ascii="바탕체" w:eastAsia="바탕체" w:hAnsi="바탕체" w:cs="굴림체" w:hint="eastAsia"/>
        </w:rPr>
        <w:t>변경</w:t>
      </w:r>
      <w:r w:rsidRPr="00EE6F12">
        <w:rPr>
          <w:rFonts w:ascii="바탕체" w:eastAsia="바탕체" w:hAnsi="바탕체" w:cs="굴림체" w:hint="eastAsia"/>
        </w:rPr>
        <w:t>함으로</w:t>
      </w:r>
      <w:r w:rsidR="00827183">
        <w:rPr>
          <w:rFonts w:ascii="바탕체" w:eastAsia="바탕체" w:hAnsi="바탕체" w:cs="굴림체" w:hint="eastAsia"/>
        </w:rPr>
        <w:t>써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하자가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발생한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경우</w:t>
      </w:r>
      <w:r w:rsidRPr="00EE6F12">
        <w:rPr>
          <w:rFonts w:ascii="바탕체" w:eastAsia="바탕체" w:hAnsi="바탕체" w:cs="굴림체"/>
        </w:rPr>
        <w:t xml:space="preserve">  </w:t>
      </w:r>
    </w:p>
    <w:p w14:paraId="78F81F77" w14:textId="738929CE" w:rsidR="00393076" w:rsidRPr="00393076" w:rsidRDefault="00393076" w:rsidP="00602809">
      <w:pPr>
        <w:pStyle w:val="s0"/>
        <w:spacing w:line="360" w:lineRule="auto"/>
        <w:ind w:leftChars="100" w:left="200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5.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</w:t>
      </w:r>
      <w:r w:rsidRPr="00393076">
        <w:rPr>
          <w:rFonts w:ascii="바탕체" w:eastAsia="바탕체" w:hAnsi="바탕체" w:cs="굴림체" w:hint="eastAsia"/>
        </w:rPr>
        <w:t xml:space="preserve"> 제공한 물품(시스템, 장비, 소프트웨어 등을 포함한다)의 하자로 인한</w:t>
      </w:r>
      <w:r>
        <w:rPr>
          <w:rFonts w:ascii="바탕체" w:eastAsia="바탕체" w:hAnsi="바탕체" w:cs="굴림체" w:hint="eastAsia"/>
        </w:rPr>
        <w:t xml:space="preserve"> </w:t>
      </w:r>
      <w:r w:rsidRPr="00393076">
        <w:rPr>
          <w:rFonts w:ascii="바탕체" w:eastAsia="바탕체" w:hAnsi="바탕체" w:cs="굴림체" w:hint="eastAsia"/>
        </w:rPr>
        <w:t>경우</w:t>
      </w:r>
      <w:r>
        <w:rPr>
          <w:rFonts w:ascii="바탕체" w:eastAsia="바탕체" w:hAnsi="바탕체" w:cs="굴림체" w:hint="eastAsia"/>
        </w:rPr>
        <w:t>이거나</w:t>
      </w:r>
      <w:r w:rsidR="00827183">
        <w:rPr>
          <w:rFonts w:ascii="바탕체" w:eastAsia="바탕체" w:hAnsi="바탕체" w:cs="굴림체"/>
        </w:rPr>
        <w:t xml:space="preserve"> ‘</w:t>
      </w:r>
      <w:r w:rsidRPr="00EE6F12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EE6F12">
        <w:rPr>
          <w:rFonts w:ascii="바탕체" w:eastAsia="바탕체" w:hAnsi="바탕체" w:cs="굴림체"/>
        </w:rPr>
        <w:t>이 제공한 자료 또는</w:t>
      </w:r>
      <w:r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Pr="00EE6F12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EE6F12">
        <w:rPr>
          <w:rFonts w:ascii="바탕체" w:eastAsia="바탕체" w:hAnsi="바탕체" w:cs="굴림체"/>
        </w:rPr>
        <w:t>의 지시</w:t>
      </w:r>
      <w:r w:rsidRPr="00EE6F12">
        <w:rPr>
          <w:rFonts w:ascii="바탕체" w:eastAsia="바탕체" w:hAnsi="바탕체" w:cs="굴림체" w:hint="eastAsia"/>
        </w:rPr>
        <w:t>대로 이행</w:t>
      </w:r>
      <w:r>
        <w:rPr>
          <w:rFonts w:ascii="바탕체" w:eastAsia="바탕체" w:hAnsi="바탕체" w:cs="굴림체" w:hint="eastAsia"/>
        </w:rPr>
        <w:t>하여</w:t>
      </w:r>
      <w:r w:rsidR="00827183">
        <w:rPr>
          <w:rFonts w:ascii="바탕체" w:eastAsia="바탕체" w:hAnsi="바탕체" w:cs="굴림체" w:hint="eastAsia"/>
        </w:rPr>
        <w:t xml:space="preserve"> 하자가</w:t>
      </w:r>
      <w:r>
        <w:rPr>
          <w:rFonts w:ascii="바탕체" w:eastAsia="바탕체" w:hAnsi="바탕체" w:cs="굴림체" w:hint="eastAsia"/>
        </w:rPr>
        <w:t xml:space="preserve"> 발생한 경우. 단,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이 물품이나</w:t>
      </w:r>
      <w:r w:rsidR="00827183">
        <w:rPr>
          <w:rFonts w:ascii="바탕체" w:eastAsia="바탕체" w:hAnsi="바탕체" w:cs="굴림체" w:hint="eastAsia"/>
        </w:rPr>
        <w:t xml:space="preserve"> 자료, </w:t>
      </w:r>
      <w:r>
        <w:rPr>
          <w:rFonts w:ascii="바탕체" w:eastAsia="바탕체" w:hAnsi="바탕체" w:cs="굴림체" w:hint="eastAsia"/>
        </w:rPr>
        <w:t>지시의 부당함을 알고도 이를 고지하지 않은 경우는 제외</w:t>
      </w:r>
    </w:p>
    <w:p w14:paraId="61DC0579" w14:textId="77777777" w:rsidR="003050A9" w:rsidRPr="003050A9" w:rsidRDefault="00602809" w:rsidP="00602809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/>
        </w:rPr>
        <w:t>6</w:t>
      </w:r>
      <w:r>
        <w:rPr>
          <w:rFonts w:ascii="바탕체" w:eastAsia="바탕체" w:hAnsi="바탕체" w:cs="굴림체" w:hint="eastAsia"/>
        </w:rPr>
        <w:t>.</w:t>
      </w:r>
      <w:r w:rsidR="003050A9" w:rsidRPr="003050A9">
        <w:rPr>
          <w:rFonts w:ascii="바탕체" w:eastAsia="바탕체" w:hAnsi="바탕체" w:cs="굴림체" w:hint="eastAsia"/>
        </w:rPr>
        <w:t xml:space="preserve"> 계약목적물의 동작에 영향을 주는 천재지변 등 불가항력에 의한 경우</w:t>
      </w:r>
    </w:p>
    <w:p w14:paraId="50CAECDD" w14:textId="77777777" w:rsidR="003050A9" w:rsidRPr="003050A9" w:rsidRDefault="003050A9" w:rsidP="003050A9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3050A9">
        <w:rPr>
          <w:rFonts w:ascii="바탕체" w:eastAsia="바탕체" w:hAnsi="바탕체" w:cs="굴림체" w:hint="eastAsia"/>
        </w:rPr>
        <w:t>③ 다음 각 호의 어느 하나에 해당하는 경우에는 하자보수가 아닌 유지관리 또는 재개발로 보며, 하자보수 보증기간 중이라도 별도의 유상계약을 체결하여야 한다.</w:t>
      </w:r>
    </w:p>
    <w:p w14:paraId="13EDC86F" w14:textId="77777777" w:rsidR="003050A9" w:rsidRPr="003050A9" w:rsidRDefault="003050A9" w:rsidP="00DD253C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050A9">
        <w:rPr>
          <w:rFonts w:ascii="바탕체" w:eastAsia="바탕체" w:hAnsi="바탕체" w:cs="굴림체" w:hint="eastAsia"/>
        </w:rPr>
        <w:t>1. 계약목적물의 기능변경 또는 사용방법개선</w:t>
      </w:r>
    </w:p>
    <w:p w14:paraId="242EFE40" w14:textId="15D3666B" w:rsidR="003050A9" w:rsidRPr="00602809" w:rsidRDefault="003050A9" w:rsidP="00DD253C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050A9">
        <w:rPr>
          <w:rFonts w:ascii="바탕체" w:eastAsia="바탕체" w:hAnsi="바탕체" w:cs="굴림체" w:hint="eastAsia"/>
        </w:rPr>
        <w:t>2. 계약서에 명시되지 않</w:t>
      </w:r>
      <w:ins w:id="313" w:author="CHOI Fred (SCK Legal)" w:date="2026-09-18T16:34:00Z">
        <w:r w:rsidR="00B57EB6">
          <w:rPr>
            <w:rFonts w:ascii="바탕체" w:eastAsia="바탕체" w:hAnsi="바탕체" w:cs="굴림체" w:hint="eastAsia"/>
          </w:rPr>
          <w:t>고 해석상 통상적으로 요구되지 않는</w:t>
        </w:r>
      </w:ins>
      <w:del w:id="314" w:author="CHOI Fred (SCK Legal)" w:date="2026-09-18T16:34:00Z">
        <w:r w:rsidRPr="003050A9" w:rsidDel="00B57EB6">
          <w:rPr>
            <w:rFonts w:ascii="바탕체" w:eastAsia="바탕체" w:hAnsi="바탕체" w:cs="굴림체" w:hint="eastAsia"/>
          </w:rPr>
          <w:delText>은</w:delText>
        </w:r>
      </w:del>
      <w:r w:rsidRPr="003050A9">
        <w:rPr>
          <w:rFonts w:ascii="바탕체" w:eastAsia="바탕체" w:hAnsi="바탕체" w:cs="굴림체" w:hint="eastAsia"/>
        </w:rPr>
        <w:t xml:space="preserve"> 장애예방을 위한 현장방문, 상주 근무에 소요되는 인력 투입 </w:t>
      </w:r>
    </w:p>
    <w:p w14:paraId="39DCB25F" w14:textId="509696CE" w:rsidR="003050A9" w:rsidRPr="003050A9" w:rsidRDefault="003050A9" w:rsidP="00DD253C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050A9">
        <w:rPr>
          <w:rFonts w:ascii="바탕체" w:eastAsia="바탕체" w:hAnsi="바탕체" w:cs="굴림체" w:hint="eastAsia"/>
        </w:rPr>
        <w:t>3. 계약서에 명시되지 않</w:t>
      </w:r>
      <w:ins w:id="315" w:author="CHOI Fred (SCK Legal)" w:date="2026-09-18T16:33:00Z">
        <w:r w:rsidR="00B57EB6">
          <w:rPr>
            <w:rFonts w:ascii="바탕체" w:eastAsia="바탕체" w:hAnsi="바탕체" w:cs="굴림체" w:hint="eastAsia"/>
          </w:rPr>
          <w:t>고 해석상 통상적으로 요구되지 않는</w:t>
        </w:r>
      </w:ins>
      <w:del w:id="316" w:author="CHOI Fred (SCK Legal)" w:date="2026-09-18T16:33:00Z">
        <w:r w:rsidRPr="003050A9" w:rsidDel="00B57EB6">
          <w:rPr>
            <w:rFonts w:ascii="바탕체" w:eastAsia="바탕체" w:hAnsi="바탕체" w:cs="굴림체" w:hint="eastAsia"/>
          </w:rPr>
          <w:delText>은</w:delText>
        </w:r>
      </w:del>
      <w:r w:rsidRPr="003050A9">
        <w:rPr>
          <w:rFonts w:ascii="바탕체" w:eastAsia="바탕체" w:hAnsi="바탕체" w:cs="굴림체" w:hint="eastAsia"/>
        </w:rPr>
        <w:t xml:space="preserve"> 사용자에 대한 교육 및 기술지원</w:t>
      </w:r>
    </w:p>
    <w:p w14:paraId="62B3A72C" w14:textId="09AD77D2" w:rsidR="00602809" w:rsidRDefault="00602809" w:rsidP="00602809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602809">
        <w:rPr>
          <w:rFonts w:ascii="바탕체" w:eastAsia="바탕체" w:hAnsi="바탕체" w:cs="굴림체" w:hint="eastAsia"/>
        </w:rPr>
        <w:t xml:space="preserve">④ 양 당사자가 약정한 하자보수 보증기간 동안의 하자를 보증하기 위하여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Pr="00602809"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 w:hint="eastAsia"/>
        </w:rPr>
        <w:t xml:space="preserve">검수 </w:t>
      </w:r>
      <w:r w:rsidRPr="00602809">
        <w:rPr>
          <w:rFonts w:ascii="바탕체" w:eastAsia="바탕체" w:hAnsi="바탕체" w:cs="굴림체" w:hint="eastAsia"/>
        </w:rPr>
        <w:t xml:space="preserve">완료 후 대금을 지급받음과 동시에 </w:t>
      </w:r>
      <w:r w:rsidR="00974D9F">
        <w:rPr>
          <w:rFonts w:ascii="바탕체" w:eastAsia="바탕체" w:hAnsi="바탕체" w:cs="굴림체" w:hint="eastAsia"/>
        </w:rPr>
        <w:t>본</w:t>
      </w:r>
      <w:r w:rsidRPr="00602809">
        <w:rPr>
          <w:rFonts w:ascii="바탕체" w:eastAsia="바탕체" w:hAnsi="바탕체" w:cs="굴림체" w:hint="eastAsia"/>
        </w:rPr>
        <w:t xml:space="preserve"> 계약 전문에서 정한 하자보수보증금을 제</w:t>
      </w:r>
      <w:r w:rsidR="00974D9F">
        <w:rPr>
          <w:rFonts w:ascii="바탕체" w:eastAsia="바탕체" w:hAnsi="바탕체" w:cs="굴림체"/>
        </w:rPr>
        <w:t>6</w:t>
      </w:r>
      <w:r w:rsidRPr="00602809">
        <w:rPr>
          <w:rFonts w:ascii="바탕체" w:eastAsia="바탕체" w:hAnsi="바탕체" w:cs="굴림체" w:hint="eastAsia"/>
        </w:rPr>
        <w:t xml:space="preserve">조 제1항 중 어느 하나의 방법으로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 w:rsidRPr="00602809">
        <w:rPr>
          <w:rFonts w:ascii="바탕체" w:eastAsia="바탕체" w:hAnsi="바탕체" w:cs="굴림체" w:hint="eastAsia"/>
        </w:rPr>
        <w:t>에게 교부한다.</w:t>
      </w:r>
    </w:p>
    <w:p w14:paraId="212139D3" w14:textId="77777777" w:rsidR="00FE131D" w:rsidRPr="00602809" w:rsidRDefault="00FE131D" w:rsidP="00602809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</w:p>
    <w:p w14:paraId="12B40A47" w14:textId="5EDA6950" w:rsidR="00602809" w:rsidRPr="00D57CC6" w:rsidRDefault="00604160" w:rsidP="00602809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="00FD7CDE">
        <w:rPr>
          <w:rFonts w:ascii="바탕체" w:eastAsia="바탕체" w:hAnsi="바탕체" w:cs="굴림체"/>
        </w:rPr>
        <w:t xml:space="preserve"> 1</w:t>
      </w:r>
      <w:r w:rsidR="0057756F">
        <w:rPr>
          <w:rFonts w:ascii="바탕체" w:eastAsia="바탕체" w:hAnsi="바탕체" w:cs="굴림체"/>
        </w:rPr>
        <w:t>6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="00602809">
        <w:rPr>
          <w:rFonts w:ascii="바탕체" w:eastAsia="바탕체" w:hAnsi="바탕체" w:cs="굴림체" w:hint="eastAsia"/>
        </w:rPr>
        <w:t xml:space="preserve"> 【비밀</w:t>
      </w:r>
      <w:r w:rsidR="00602809" w:rsidRPr="00D57CC6">
        <w:rPr>
          <w:rFonts w:ascii="바탕체" w:eastAsia="바탕체" w:hAnsi="바탕체" w:cs="굴림체" w:hint="eastAsia"/>
        </w:rPr>
        <w:t>보호】</w:t>
      </w:r>
    </w:p>
    <w:p w14:paraId="1FFB093B" w14:textId="77777777" w:rsidR="00602809" w:rsidRPr="00BE4677" w:rsidRDefault="00602809" w:rsidP="00602809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  <w:r w:rsidRPr="00BE4677">
        <w:rPr>
          <w:rFonts w:ascii="바탕체" w:eastAsia="바탕체" w:hAnsi="바탕체" w:hint="eastAsia"/>
          <w:kern w:val="0"/>
          <w:sz w:val="24"/>
        </w:rPr>
        <w:t>①</w:t>
      </w:r>
      <w:r>
        <w:rPr>
          <w:rFonts w:ascii="바탕체" w:eastAsia="바탕체" w:hAnsi="바탕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도급인</w:t>
      </w:r>
      <w:r>
        <w:rPr>
          <w:rFonts w:ascii="바탕체" w:eastAsia="바탕체" w:hAnsi="바탕체" w:cs="굴림체"/>
          <w:kern w:val="0"/>
          <w:sz w:val="24"/>
        </w:rPr>
        <w:t>’</w:t>
      </w:r>
      <w:r>
        <w:rPr>
          <w:rFonts w:ascii="바탕체" w:eastAsia="바탕체" w:hAnsi="바탕체" w:cs="굴림체" w:hint="eastAsia"/>
          <w:kern w:val="0"/>
          <w:sz w:val="24"/>
        </w:rPr>
        <w:t>및</w:t>
      </w:r>
      <w:r w:rsidRPr="00BE4677">
        <w:rPr>
          <w:rFonts w:ascii="바탕체" w:eastAsia="바탕체" w:hAnsi="바탕체" w:cs="굴림체" w:hint="eastAsia"/>
          <w:kern w:val="0"/>
          <w:sz w:val="24"/>
        </w:rPr>
        <w:t xml:space="preserve"> 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수급인</w:t>
      </w:r>
      <w:r>
        <w:rPr>
          <w:rFonts w:ascii="바탕체" w:eastAsia="바탕체" w:hAnsi="바탕체" w:cs="굴림체"/>
          <w:kern w:val="0"/>
          <w:sz w:val="24"/>
        </w:rPr>
        <w:t>’</w:t>
      </w:r>
      <w:r>
        <w:rPr>
          <w:rFonts w:ascii="바탕체" w:eastAsia="바탕체" w:hAnsi="바탕체" w:cs="굴림체" w:hint="eastAsia"/>
          <w:kern w:val="0"/>
          <w:sz w:val="24"/>
        </w:rPr>
        <w:t>은</w:t>
      </w:r>
      <w:r w:rsidRPr="00BE4677">
        <w:rPr>
          <w:rFonts w:ascii="바탕체" w:eastAsia="바탕체" w:hAnsi="바탕체" w:cs="굴림체" w:hint="eastAsia"/>
          <w:kern w:val="0"/>
          <w:sz w:val="24"/>
        </w:rPr>
        <w:t xml:space="preserve"> 본 계약기간 및 본 계약의 종료나 해지 이후에도 본 계약의 이행과정에서 알게 된 상대방, 그 임직원, 고객, 협력업체, 제품, 사업에 관한 정보(개인정보보호법 상의 개인정보를 포함)를 상대방의 서면 동의 없이 제3자에게 공개 또는 유출하거나 본 계약의 이행 이외의 목적으로 이용하거나, 본 계약의 이행을 위하여 필요한 범위를 초과하여 위 정보를 취득하거나, 본 계약의 이행을 위하여 필요한 최소 인원 이외의 자가 취득 또는 접근하도록 하여서는 아니되고, 권한 없는 자의 접근을 방지하기 위하여 필요한 충분한 보안 조치를 취하여야 한다.</w:t>
      </w:r>
    </w:p>
    <w:p w14:paraId="7C9DE230" w14:textId="77777777" w:rsidR="00602809" w:rsidRPr="00BE4677" w:rsidRDefault="00602809" w:rsidP="00602809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  <w:r w:rsidRPr="00BE4677">
        <w:rPr>
          <w:rFonts w:ascii="바탕체" w:eastAsia="바탕체" w:hAnsi="바탕체" w:cs="굴림체" w:hint="eastAsia"/>
          <w:kern w:val="0"/>
          <w:sz w:val="24"/>
        </w:rPr>
        <w:t>②</w:t>
      </w:r>
      <w:r w:rsidRPr="00BE4677">
        <w:rPr>
          <w:rFonts w:ascii="바탕체" w:eastAsia="바탕체" w:hAnsi="바탕체" w:cs="굴림체"/>
          <w:kern w:val="0"/>
          <w:sz w:val="24"/>
        </w:rPr>
        <w:t xml:space="preserve"> 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도급인</w:t>
      </w:r>
      <w:r>
        <w:rPr>
          <w:rFonts w:ascii="바탕체" w:eastAsia="바탕체" w:hAnsi="바탕체" w:cs="굴림체"/>
          <w:kern w:val="0"/>
          <w:sz w:val="24"/>
        </w:rPr>
        <w:t xml:space="preserve">’ </w:t>
      </w:r>
      <w:r>
        <w:rPr>
          <w:rFonts w:ascii="바탕체" w:eastAsia="바탕체" w:hAnsi="바탕체" w:cs="굴림체" w:hint="eastAsia"/>
          <w:kern w:val="0"/>
          <w:sz w:val="24"/>
        </w:rPr>
        <w:t xml:space="preserve">또는 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수급인</w:t>
      </w:r>
      <w:r>
        <w:rPr>
          <w:rFonts w:ascii="바탕체" w:eastAsia="바탕체" w:hAnsi="바탕체" w:cs="굴림체"/>
          <w:kern w:val="0"/>
          <w:sz w:val="24"/>
        </w:rPr>
        <w:t>’</w:t>
      </w:r>
      <w:r>
        <w:rPr>
          <w:rFonts w:ascii="바탕체" w:eastAsia="바탕체" w:hAnsi="바탕체" w:cs="굴림체" w:hint="eastAsia"/>
          <w:kern w:val="0"/>
          <w:sz w:val="24"/>
        </w:rPr>
        <w:t>이</w:t>
      </w:r>
      <w:r w:rsidRPr="00BE4677">
        <w:rPr>
          <w:rFonts w:ascii="바탕체" w:eastAsia="바탕체" w:hAnsi="바탕체" w:cs="굴림체" w:hint="eastAsia"/>
          <w:kern w:val="0"/>
          <w:sz w:val="24"/>
        </w:rPr>
        <w:t xml:space="preserve"> 본 조 제①항을 위반하여 상대방에게 손해가 발생하는 </w:t>
      </w:r>
      <w:r w:rsidRPr="00BE4677">
        <w:rPr>
          <w:rFonts w:ascii="바탕체" w:eastAsia="바탕체" w:hAnsi="바탕체" w:cs="굴림체" w:hint="eastAsia"/>
          <w:kern w:val="0"/>
          <w:sz w:val="24"/>
        </w:rPr>
        <w:lastRenderedPageBreak/>
        <w:t>경우에 손해를 발생시킨 일방은 상대방에게 일체의 손해배상 책임을 부담한다.</w:t>
      </w:r>
    </w:p>
    <w:p w14:paraId="4FFB4FC3" w14:textId="77777777" w:rsidR="00602809" w:rsidRPr="00BE4677" w:rsidRDefault="00602809" w:rsidP="00602809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  <w:r w:rsidRPr="00BE4677">
        <w:rPr>
          <w:rFonts w:ascii="바탕체" w:eastAsia="바탕체" w:hAnsi="바탕체" w:cs="굴림체" w:hint="eastAsia"/>
          <w:kern w:val="0"/>
          <w:sz w:val="24"/>
        </w:rPr>
        <w:t>③ 다음 각호에 해당하는 경우에 해당하는 사실이 서면으로 입증 가능한 경우에는 비밀정보에 해당하지 않는다.</w:t>
      </w:r>
    </w:p>
    <w:p w14:paraId="772FBD49" w14:textId="77777777" w:rsidR="00602809" w:rsidRPr="00BE4677" w:rsidRDefault="00602809" w:rsidP="00602809">
      <w:pPr>
        <w:wordWrap/>
        <w:adjustRightInd w:val="0"/>
        <w:spacing w:line="360" w:lineRule="auto"/>
        <w:ind w:firstLineChars="100" w:firstLine="240"/>
        <w:rPr>
          <w:rFonts w:ascii="바탕체" w:eastAsia="바탕체" w:hAnsi="바탕체" w:cs="굴림체"/>
          <w:kern w:val="0"/>
          <w:sz w:val="24"/>
        </w:rPr>
      </w:pPr>
      <w:r w:rsidRPr="00BE4677">
        <w:rPr>
          <w:rFonts w:ascii="바탕체" w:eastAsia="바탕체" w:hAnsi="바탕체" w:cs="굴림체" w:hint="eastAsia"/>
          <w:kern w:val="0"/>
          <w:sz w:val="24"/>
        </w:rPr>
        <w:t xml:space="preserve">1. 정보수령자의 귀책사유에 의하지 않고 이미 공중에 공개된 정보 </w:t>
      </w:r>
    </w:p>
    <w:p w14:paraId="7D7D845D" w14:textId="77777777" w:rsidR="00602809" w:rsidRPr="00BE4677" w:rsidRDefault="00602809" w:rsidP="00602809">
      <w:pPr>
        <w:wordWrap/>
        <w:adjustRightInd w:val="0"/>
        <w:spacing w:line="360" w:lineRule="auto"/>
        <w:ind w:firstLineChars="100" w:firstLine="240"/>
        <w:rPr>
          <w:rFonts w:ascii="바탕체" w:eastAsia="바탕체" w:hAnsi="바탕체" w:cs="굴림체"/>
          <w:kern w:val="0"/>
          <w:sz w:val="24"/>
        </w:rPr>
      </w:pPr>
      <w:r w:rsidRPr="00BE4677">
        <w:rPr>
          <w:rFonts w:ascii="바탕체" w:eastAsia="바탕체" w:hAnsi="바탕체" w:cs="굴림체" w:hint="eastAsia"/>
          <w:kern w:val="0"/>
          <w:sz w:val="24"/>
        </w:rPr>
        <w:t>2. 정보제공자로부터 정보 수령 전에 정보수령자가 적법하게 취득한 경우</w:t>
      </w:r>
    </w:p>
    <w:p w14:paraId="534BE4E3" w14:textId="77777777" w:rsidR="00602809" w:rsidRPr="00BE4677" w:rsidRDefault="00602809" w:rsidP="00602809">
      <w:pPr>
        <w:wordWrap/>
        <w:adjustRightInd w:val="0"/>
        <w:spacing w:line="360" w:lineRule="auto"/>
        <w:ind w:firstLineChars="100" w:firstLine="240"/>
        <w:rPr>
          <w:rFonts w:ascii="바탕체" w:eastAsia="바탕체" w:hAnsi="바탕체" w:cs="굴림체"/>
          <w:kern w:val="0"/>
          <w:sz w:val="24"/>
        </w:rPr>
      </w:pPr>
      <w:r w:rsidRPr="00BE4677">
        <w:rPr>
          <w:rFonts w:ascii="바탕체" w:eastAsia="바탕체" w:hAnsi="바탕체" w:cs="굴림체" w:hint="eastAsia"/>
          <w:kern w:val="0"/>
          <w:sz w:val="24"/>
        </w:rPr>
        <w:t>3. 정보수령자가 상대방의 비밀정보를 이용하지 아니하고 독자적으로 개발한 정보</w:t>
      </w:r>
    </w:p>
    <w:p w14:paraId="2198B11B" w14:textId="77777777" w:rsidR="00602809" w:rsidRPr="00BE4677" w:rsidRDefault="00602809" w:rsidP="00602809">
      <w:pPr>
        <w:wordWrap/>
        <w:adjustRightInd w:val="0"/>
        <w:spacing w:line="360" w:lineRule="auto"/>
        <w:ind w:leftChars="100" w:left="200"/>
        <w:rPr>
          <w:rFonts w:ascii="바탕체" w:eastAsia="바탕체" w:hAnsi="바탕체" w:cs="굴림체"/>
          <w:kern w:val="0"/>
          <w:sz w:val="24"/>
        </w:rPr>
      </w:pPr>
      <w:r w:rsidRPr="00BE4677">
        <w:rPr>
          <w:rFonts w:ascii="바탕체" w:eastAsia="바탕체" w:hAnsi="바탕체" w:cs="굴림체"/>
          <w:kern w:val="0"/>
          <w:sz w:val="24"/>
        </w:rPr>
        <w:t>4</w:t>
      </w:r>
      <w:r w:rsidRPr="00BE4677">
        <w:rPr>
          <w:rFonts w:ascii="바탕체" w:eastAsia="바탕체" w:hAnsi="바탕체" w:cs="굴림체" w:hint="eastAsia"/>
          <w:kern w:val="0"/>
          <w:sz w:val="24"/>
        </w:rPr>
        <w:t>. 관련 법령에 의하여 정부 명령 또는 법원으로부터 공개하도록 요구되어 이를 공개할 법령상의 의무를 부담하는 정보 부분. 단, 법령상 허용되는 범위 내에서 공개 전 상대방에게 지체 없이 공개가 요구되는 이유와 관련 법령상의 의무 규정 및 공개 의무를 부담하는 정보의 범위를 구체적으로 명시하여 서면으로 통지하여야 한다.</w:t>
      </w:r>
    </w:p>
    <w:p w14:paraId="79CF2E13" w14:textId="77777777" w:rsidR="00604160" w:rsidRPr="00D57CC6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</w:p>
    <w:p w14:paraId="1C2783DE" w14:textId="7C06FA79" w:rsidR="00604160" w:rsidRPr="00D57CC6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="00FD7CDE">
        <w:rPr>
          <w:rFonts w:ascii="바탕체" w:eastAsia="바탕체" w:hAnsi="바탕체" w:cs="굴림체"/>
        </w:rPr>
        <w:t xml:space="preserve"> 1</w:t>
      </w:r>
      <w:r w:rsidR="0057756F">
        <w:rPr>
          <w:rFonts w:ascii="바탕체" w:eastAsia="바탕체" w:hAnsi="바탕체" w:cs="굴림체"/>
        </w:rPr>
        <w:t>7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【지</w:t>
      </w:r>
      <w:r>
        <w:rPr>
          <w:rFonts w:ascii="바탕체" w:eastAsia="바탕체" w:hAnsi="바탕체" w:cs="굴림체" w:hint="eastAsia"/>
        </w:rPr>
        <w:t>식</w:t>
      </w:r>
      <w:r w:rsidRPr="00D57CC6">
        <w:rPr>
          <w:rFonts w:ascii="바탕체" w:eastAsia="바탕체" w:hAnsi="바탕체" w:cs="굴림체" w:hint="eastAsia"/>
        </w:rPr>
        <w:t>재산권】</w:t>
      </w:r>
    </w:p>
    <w:p w14:paraId="32FAA3F5" w14:textId="77777777" w:rsidR="00604160" w:rsidRPr="00D57CC6" w:rsidRDefault="00604160" w:rsidP="00D42D09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계약체결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이전에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각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당사자가</w:t>
      </w:r>
      <w:r w:rsidRPr="00D57CC6"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 w:hint="eastAsia"/>
        </w:rPr>
        <w:t>보유한 선행기술 등의 지식재산권은 각 당사자에게 유보되며,</w:t>
      </w:r>
      <w:r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서비스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제공에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있어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필요한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범위에서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각자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무상의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사용권을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갖는다</w:t>
      </w:r>
      <w:r w:rsidRPr="00D57CC6">
        <w:rPr>
          <w:rFonts w:ascii="바탕체" w:eastAsia="바탕체" w:hAnsi="바탕체" w:cs="굴림체"/>
        </w:rPr>
        <w:t>.</w:t>
      </w:r>
      <w:r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 w:hint="eastAsia"/>
        </w:rPr>
        <w:t>다만,</w:t>
      </w:r>
      <w:r>
        <w:rPr>
          <w:rFonts w:ascii="바탕체" w:eastAsia="바탕체" w:hAnsi="바탕체" w:cs="굴림체"/>
        </w:rPr>
        <w:t xml:space="preserve"> </w:t>
      </w:r>
      <w:r>
        <w:rPr>
          <w:rFonts w:ascii="바탕체" w:eastAsia="바탕체" w:hAnsi="바탕체" w:cs="굴림체" w:hint="eastAsia"/>
        </w:rPr>
        <w:t>별도 라이선스 조건에 따라 공급되는 소프트웨어의 경우 그 라이선스 조건이 우선한다.</w:t>
      </w:r>
    </w:p>
    <w:p w14:paraId="5470AC58" w14:textId="168676F9" w:rsidR="007C754A" w:rsidRDefault="00604160" w:rsidP="007C754A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D57CC6">
        <w:rPr>
          <w:rFonts w:ascii="바탕체" w:eastAsia="바탕체" w:hAnsi="바탕체" w:cs="굴림체" w:hint="eastAsia"/>
        </w:rPr>
        <w:t>②</w:t>
      </w:r>
      <w:r w:rsidRPr="00D57CC6">
        <w:rPr>
          <w:rFonts w:ascii="바탕체" w:eastAsia="바탕체" w:hAnsi="바탕체" w:cs="굴림체"/>
        </w:rPr>
        <w:t xml:space="preserve"> </w:t>
      </w:r>
      <w:r w:rsidR="007C754A" w:rsidRPr="007C754A">
        <w:rPr>
          <w:rFonts w:ascii="바탕체" w:eastAsia="바탕체" w:hAnsi="바탕체" w:cs="굴림체" w:hint="eastAsia"/>
        </w:rPr>
        <w:t xml:space="preserve">계약목적물 중 이 계약에 따라 커스터마이징된 부분의 저작권 등 새로이 창출된 지식재산권은 </w:t>
      </w:r>
      <w:r w:rsidR="007C754A">
        <w:rPr>
          <w:rFonts w:ascii="바탕체" w:eastAsia="바탕체" w:hAnsi="바탕체" w:cs="굴림체"/>
        </w:rPr>
        <w:t>‘</w:t>
      </w:r>
      <w:r w:rsidR="007C754A">
        <w:rPr>
          <w:rFonts w:ascii="바탕체" w:eastAsia="바탕체" w:hAnsi="바탕체" w:cs="굴림체" w:hint="eastAsia"/>
        </w:rPr>
        <w:t>도급인</w:t>
      </w:r>
      <w:r w:rsidR="007C754A">
        <w:rPr>
          <w:rFonts w:ascii="바탕체" w:eastAsia="바탕체" w:hAnsi="바탕체" w:cs="굴림체"/>
        </w:rPr>
        <w:t>’</w:t>
      </w:r>
      <w:r w:rsidR="007C754A">
        <w:rPr>
          <w:rFonts w:ascii="바탕체" w:eastAsia="바탕체" w:hAnsi="바탕체" w:cs="굴림체" w:hint="eastAsia"/>
        </w:rPr>
        <w:t xml:space="preserve">과 </w:t>
      </w:r>
      <w:r w:rsidR="007C754A">
        <w:rPr>
          <w:rFonts w:ascii="바탕체" w:eastAsia="바탕체" w:hAnsi="바탕체" w:cs="굴림체"/>
        </w:rPr>
        <w:t>‘</w:t>
      </w:r>
      <w:r w:rsidR="007C754A">
        <w:rPr>
          <w:rFonts w:ascii="바탕체" w:eastAsia="바탕체" w:hAnsi="바탕체" w:cs="굴림체" w:hint="eastAsia"/>
        </w:rPr>
        <w:t>수급인</w:t>
      </w:r>
      <w:r w:rsidR="007C754A">
        <w:rPr>
          <w:rFonts w:ascii="바탕체" w:eastAsia="바탕체" w:hAnsi="바탕체" w:cs="굴림체"/>
        </w:rPr>
        <w:t>’</w:t>
      </w:r>
      <w:r w:rsidR="007C754A">
        <w:rPr>
          <w:rFonts w:ascii="바탕체" w:eastAsia="바탕체" w:hAnsi="바탕체" w:cs="굴림체" w:hint="eastAsia"/>
        </w:rPr>
        <w:t>이</w:t>
      </w:r>
      <w:r w:rsidR="007C754A" w:rsidRPr="007C754A">
        <w:rPr>
          <w:rFonts w:ascii="바탕체" w:eastAsia="바탕체" w:hAnsi="바탕체" w:cs="굴림체" w:hint="eastAsia"/>
        </w:rPr>
        <w:t xml:space="preserve"> 공동으로 소유하며, 별도의 정함이 없는 한 지분은 균등한 것으로 한다</w:t>
      </w:r>
      <w:r w:rsidR="007C754A">
        <w:rPr>
          <w:rFonts w:ascii="바탕체" w:eastAsia="바탕체" w:hAnsi="바탕체" w:cs="굴림체" w:hint="eastAsia"/>
        </w:rPr>
        <w:t>.</w:t>
      </w:r>
      <w:r w:rsidR="00135D14">
        <w:rPr>
          <w:rFonts w:ascii="바탕체" w:eastAsia="바탕체" w:hAnsi="바탕체" w:cs="굴림체" w:hint="eastAsia"/>
        </w:rPr>
        <w:t xml:space="preserve"> </w:t>
      </w:r>
    </w:p>
    <w:p w14:paraId="01908A9B" w14:textId="2E1C5F57" w:rsidR="00604160" w:rsidRPr="007C754A" w:rsidDel="00B57EB6" w:rsidRDefault="007C754A" w:rsidP="007C754A">
      <w:pPr>
        <w:pStyle w:val="s0"/>
        <w:spacing w:line="360" w:lineRule="auto"/>
        <w:jc w:val="both"/>
        <w:rPr>
          <w:del w:id="317" w:author="CHOI Fred (SCK Legal)" w:date="2026-09-18T16:34:00Z"/>
          <w:rFonts w:ascii="바탕체" w:eastAsia="바탕체" w:hAnsi="바탕체" w:cs="굴림체"/>
        </w:rPr>
      </w:pPr>
      <w:commentRangeStart w:id="318"/>
      <w:del w:id="319" w:author="CHOI Fred (SCK Legal)" w:date="2026-09-18T16:34:00Z">
        <w:r w:rsidDel="00B57EB6">
          <w:rPr>
            <w:rFonts w:ascii="바탕체" w:eastAsia="바탕체" w:hAnsi="바탕체" w:cs="굴림체" w:hint="eastAsia"/>
          </w:rPr>
          <w:delText>③</w:delText>
        </w:r>
        <w:r w:rsidR="00F93ECA" w:rsidDel="00B57EB6">
          <w:rPr>
            <w:rFonts w:ascii="바탕체" w:eastAsia="바탕체" w:hAnsi="바탕체" w:cs="굴림체" w:hint="eastAsia"/>
          </w:rPr>
          <w:delText xml:space="preserve"> </w:delText>
        </w:r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수급인</w:delText>
        </w:r>
      </w:del>
      <w:commentRangeEnd w:id="318"/>
      <w:r w:rsidR="00B57EB6">
        <w:rPr>
          <w:rStyle w:val="a8"/>
          <w:rFonts w:ascii="바탕" w:eastAsia="바탕" w:hAnsi="Times New Roman"/>
          <w:kern w:val="2"/>
        </w:rPr>
        <w:commentReference w:id="318"/>
      </w:r>
      <w:del w:id="320" w:author="CHOI Fred (SCK Legal)" w:date="2026-09-18T16:34:00Z">
        <w:r w:rsidDel="00B57EB6">
          <w:rPr>
            <w:rFonts w:ascii="바탕체" w:eastAsia="바탕체" w:hAnsi="바탕체" w:cs="굴림체"/>
          </w:rPr>
          <w:delText>’</w:delText>
        </w:r>
        <w:r w:rsidDel="00B57EB6">
          <w:rPr>
            <w:rFonts w:ascii="바탕체" w:eastAsia="바탕체" w:hAnsi="바탕체" w:cs="굴림체" w:hint="eastAsia"/>
          </w:rPr>
          <w:delText xml:space="preserve">은 </w:delText>
        </w:r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도급인</w:delText>
        </w:r>
        <w:r w:rsidDel="00B57EB6">
          <w:rPr>
            <w:rFonts w:ascii="바탕체" w:eastAsia="바탕체" w:hAnsi="바탕체" w:cs="굴림체"/>
          </w:rPr>
          <w:delText>’</w:delText>
        </w:r>
        <w:r w:rsidRPr="007C754A" w:rsidDel="00B57EB6">
          <w:rPr>
            <w:rFonts w:ascii="바탕체" w:eastAsia="바탕체" w:hAnsi="바탕체" w:cs="굴림체" w:hint="eastAsia"/>
          </w:rPr>
          <w:delText>의 영업적, 기술적 기밀을 누설하지 않는 조건으로 제</w:delText>
        </w:r>
        <w:r w:rsidDel="00B57EB6">
          <w:rPr>
            <w:rFonts w:ascii="바탕체" w:eastAsia="바탕체" w:hAnsi="바탕체" w:cs="굴림체" w:hint="eastAsia"/>
          </w:rPr>
          <w:delText>②</w:delText>
        </w:r>
        <w:r w:rsidRPr="007C754A" w:rsidDel="00B57EB6">
          <w:rPr>
            <w:rFonts w:ascii="바탕체" w:eastAsia="바탕체" w:hAnsi="바탕체" w:cs="굴림체" w:hint="eastAsia"/>
          </w:rPr>
          <w:delText>항의 결과물의 2차적 저작물을 작성하고</w:delText>
        </w:r>
        <w:r w:rsidR="00DD253C" w:rsidDel="00B57EB6">
          <w:rPr>
            <w:rFonts w:ascii="바탕체" w:eastAsia="바탕체" w:hAnsi="바탕체" w:cs="굴림체" w:hint="eastAsia"/>
          </w:rPr>
          <w:delText>,</w:delText>
        </w:r>
        <w:r w:rsidRPr="007C754A" w:rsidDel="00B57EB6">
          <w:rPr>
            <w:rFonts w:ascii="바탕체" w:eastAsia="바탕체" w:hAnsi="바탕체" w:cs="굴림체" w:hint="eastAsia"/>
          </w:rPr>
          <w:delText xml:space="preserve"> 상업적으로 활용할 수 있</w:delText>
        </w:r>
        <w:r w:rsidDel="00B57EB6">
          <w:rPr>
            <w:rFonts w:ascii="바탕체" w:eastAsia="바탕체" w:hAnsi="바탕체" w:cs="굴림체" w:hint="eastAsia"/>
          </w:rPr>
          <w:delText>다.</w:delText>
        </w:r>
        <w:r w:rsidDel="00B57EB6">
          <w:rPr>
            <w:rFonts w:ascii="바탕체" w:eastAsia="바탕체" w:hAnsi="바탕체" w:cs="굴림체"/>
          </w:rPr>
          <w:delText xml:space="preserve"> </w:delText>
        </w:r>
      </w:del>
    </w:p>
    <w:p w14:paraId="21221F99" w14:textId="364576F4" w:rsidR="00604160" w:rsidRPr="00D57CC6" w:rsidRDefault="00C17EC7" w:rsidP="00D42D09">
      <w:pPr>
        <w:pStyle w:val="s0"/>
        <w:spacing w:line="360" w:lineRule="auto"/>
        <w:jc w:val="both"/>
        <w:rPr>
          <w:rFonts w:ascii="바탕체" w:eastAsia="바탕체" w:hAnsi="바탕체"/>
        </w:rPr>
      </w:pPr>
      <w:ins w:id="321" w:author="MIRACOM" w:date="2026-09-22T15:09:00Z">
        <w:r>
          <w:rPr>
            <w:rFonts w:ascii="바탕체" w:eastAsia="바탕체" w:hAnsi="바탕체" w:cs="굴림체" w:hint="eastAsia"/>
          </w:rPr>
          <w:t>③</w:t>
        </w:r>
      </w:ins>
      <w:del w:id="322" w:author="MIRACOM" w:date="2026-09-22T15:09:00Z">
        <w:r w:rsidR="007C754A" w:rsidDel="00C17EC7">
          <w:rPr>
            <w:rFonts w:ascii="바탕체" w:eastAsia="바탕체" w:hAnsi="바탕체" w:cs="굴림체" w:hint="eastAsia"/>
          </w:rPr>
          <w:delText>④</w:delText>
        </w:r>
      </w:del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본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계약상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의무를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이행함에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있어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제</w:t>
      </w:r>
      <w:r w:rsidR="00604160" w:rsidRPr="00D57CC6">
        <w:rPr>
          <w:rFonts w:ascii="바탕체" w:eastAsia="바탕체" w:hAnsi="바탕체" w:cs="굴림체"/>
        </w:rPr>
        <w:t>3</w:t>
      </w:r>
      <w:r w:rsidR="00604160" w:rsidRPr="00D57CC6">
        <w:rPr>
          <w:rFonts w:ascii="바탕체" w:eastAsia="바탕체" w:hAnsi="바탕체" w:cs="굴림체" w:hint="eastAsia"/>
        </w:rPr>
        <w:t>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소프트웨어를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사용할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때에는</w:t>
      </w:r>
      <w:r w:rsidR="00604160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="00604160" w:rsidRPr="00D57CC6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및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="00604160" w:rsidRPr="00D57CC6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="00604160" w:rsidRPr="00D57CC6">
        <w:rPr>
          <w:rFonts w:ascii="바탕체" w:eastAsia="바탕체" w:hAnsi="바탕체" w:cs="굴림체" w:hint="eastAsia"/>
        </w:rPr>
        <w:t>은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그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취급에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대하여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협의하고</w:t>
      </w:r>
      <w:r w:rsidR="00604160">
        <w:rPr>
          <w:rFonts w:ascii="바탕체" w:eastAsia="바탕체" w:hAnsi="바탕체" w:cs="굴림체"/>
        </w:rPr>
        <w:t xml:space="preserve">, </w:t>
      </w:r>
      <w:r w:rsidR="00FE131D">
        <w:rPr>
          <w:rFonts w:ascii="바탕체" w:eastAsia="바탕체" w:hAnsi="바탕체" w:cs="굴림체"/>
        </w:rPr>
        <w:t>‘</w:t>
      </w:r>
      <w:r w:rsidR="00604160" w:rsidRPr="00D57CC6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="00604160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또는</w:t>
      </w:r>
      <w:r w:rsidR="00604160">
        <w:rPr>
          <w:rFonts w:ascii="바탕체" w:eastAsia="바탕체" w:hAnsi="바탕체" w:cs="굴림체" w:hint="eastAsia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="00604160">
        <w:rPr>
          <w:rFonts w:ascii="바탕체" w:eastAsia="바탕체" w:hAnsi="바탕체" w:cs="굴림체" w:hint="eastAsia"/>
        </w:rPr>
        <w:t>수</w:t>
      </w:r>
      <w:r w:rsidR="00604160" w:rsidRPr="00D57CC6">
        <w:rPr>
          <w:rFonts w:ascii="바탕체" w:eastAsia="바탕체" w:hAnsi="바탕체" w:cs="굴림체"/>
        </w:rPr>
        <w:t>급인</w:t>
      </w:r>
      <w:r w:rsidR="00FE131D" w:rsidRPr="00A658AA">
        <w:rPr>
          <w:rFonts w:ascii="바탕체" w:eastAsia="바탕체" w:hAnsi="바탕체" w:cs="굴림체"/>
        </w:rPr>
        <w:t>’</w:t>
      </w:r>
      <w:r w:rsidR="00604160" w:rsidRPr="00D57CC6">
        <w:rPr>
          <w:rFonts w:ascii="바탕체" w:eastAsia="바탕체" w:hAnsi="바탕체" w:cs="굴림체" w:hint="eastAsia"/>
        </w:rPr>
        <w:t>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당해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제</w:t>
      </w:r>
      <w:r w:rsidR="00604160" w:rsidRPr="00D57CC6">
        <w:rPr>
          <w:rFonts w:ascii="바탕체" w:eastAsia="바탕체" w:hAnsi="바탕체" w:cs="굴림체"/>
        </w:rPr>
        <w:t>3</w:t>
      </w:r>
      <w:r w:rsidR="00604160" w:rsidRPr="00D57CC6">
        <w:rPr>
          <w:rFonts w:ascii="바탕체" w:eastAsia="바탕체" w:hAnsi="바탕체" w:cs="굴림체" w:hint="eastAsia"/>
        </w:rPr>
        <w:t>자간에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DD253C">
        <w:rPr>
          <w:rFonts w:ascii="바탕체" w:eastAsia="바탕체" w:hAnsi="바탕체" w:cs="굴림체" w:hint="eastAsia"/>
        </w:rPr>
        <w:t>라이선</w:t>
      </w:r>
      <w:r w:rsidR="00604160" w:rsidRPr="00D57CC6">
        <w:rPr>
          <w:rFonts w:ascii="바탕체" w:eastAsia="바탕체" w:hAnsi="바탕체" w:cs="굴림체" w:hint="eastAsia"/>
        </w:rPr>
        <w:t>스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계약의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체결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등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필요한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조치를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강구한다</w:t>
      </w:r>
      <w:r w:rsidR="00604160" w:rsidRPr="00D57CC6">
        <w:rPr>
          <w:rFonts w:ascii="바탕체" w:eastAsia="바탕체" w:hAnsi="바탕체" w:cs="굴림체"/>
        </w:rPr>
        <w:t xml:space="preserve">. </w:t>
      </w:r>
      <w:r w:rsidR="00604160" w:rsidRPr="00D57CC6">
        <w:rPr>
          <w:rFonts w:ascii="바탕체" w:eastAsia="바탕체" w:hAnsi="바탕체" w:cs="굴림체" w:hint="eastAsia"/>
        </w:rPr>
        <w:t>이로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인한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문제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또는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권리</w:t>
      </w:r>
      <w:r w:rsidR="00DD253C">
        <w:rPr>
          <w:rFonts w:ascii="바탕체" w:eastAsia="바탕체" w:hAnsi="바탕체" w:cs="굴림체" w:hint="eastAsia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침해에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대해서는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당해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제</w:t>
      </w:r>
      <w:r w:rsidR="00604160" w:rsidRPr="00D57CC6">
        <w:rPr>
          <w:rFonts w:ascii="바탕체" w:eastAsia="바탕체" w:hAnsi="바탕체" w:cs="굴림체"/>
        </w:rPr>
        <w:t>3</w:t>
      </w:r>
      <w:r w:rsidR="00604160" w:rsidRPr="00D57CC6">
        <w:rPr>
          <w:rFonts w:ascii="바탕체" w:eastAsia="바탕체" w:hAnsi="바탕체" w:cs="굴림체" w:hint="eastAsia"/>
        </w:rPr>
        <w:t>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소프트웨어의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이용에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관한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계약에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근거해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처리하는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것으로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한다</w:t>
      </w:r>
      <w:r w:rsidR="00604160" w:rsidRPr="00D57CC6">
        <w:rPr>
          <w:rFonts w:ascii="바탕체" w:eastAsia="바탕체" w:hAnsi="바탕체" w:cs="굴림체"/>
        </w:rPr>
        <w:t>.</w:t>
      </w:r>
    </w:p>
    <w:p w14:paraId="3522E868" w14:textId="5FBFA91B" w:rsidR="007C754A" w:rsidRPr="007C754A" w:rsidRDefault="00C17EC7" w:rsidP="007C754A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ins w:id="323" w:author="MIRACOM" w:date="2026-09-22T15:08:00Z">
        <w:r>
          <w:rPr>
            <w:rFonts w:ascii="바탕체" w:eastAsia="바탕체" w:hAnsi="바탕체" w:cs="굴림체" w:hint="eastAsia"/>
          </w:rPr>
          <w:t>④</w:t>
        </w:r>
      </w:ins>
      <w:del w:id="324" w:author="MIRACOM" w:date="2026-09-22T15:08:00Z">
        <w:r w:rsidR="007C754A" w:rsidDel="00C17EC7">
          <w:rPr>
            <w:rFonts w:ascii="바탕체" w:eastAsia="바탕체" w:hAnsi="바탕체" w:cs="굴림체" w:hint="eastAsia"/>
          </w:rPr>
          <w:delText>⑤</w:delText>
        </w:r>
      </w:del>
      <w:r w:rsidR="00F93ECA">
        <w:rPr>
          <w:rFonts w:ascii="바탕체" w:eastAsia="바탕체" w:hAnsi="바탕체" w:cs="굴림체" w:hint="eastAsia"/>
        </w:rPr>
        <w:t xml:space="preserve"> </w:t>
      </w:r>
      <w:r w:rsidR="007C754A">
        <w:rPr>
          <w:rFonts w:ascii="바탕체" w:eastAsia="바탕체" w:hAnsi="바탕체" w:cs="굴림체"/>
        </w:rPr>
        <w:t>‘</w:t>
      </w:r>
      <w:r w:rsidR="007C754A">
        <w:rPr>
          <w:rFonts w:ascii="바탕체" w:eastAsia="바탕체" w:hAnsi="바탕체" w:cs="굴림체" w:hint="eastAsia"/>
        </w:rPr>
        <w:t>수급인</w:t>
      </w:r>
      <w:r w:rsidR="007C754A">
        <w:rPr>
          <w:rFonts w:ascii="바탕체" w:eastAsia="바탕체" w:hAnsi="바탕체" w:cs="굴림체"/>
        </w:rPr>
        <w:t>’</w:t>
      </w:r>
      <w:r w:rsidR="007C754A">
        <w:rPr>
          <w:rFonts w:ascii="바탕체" w:eastAsia="바탕체" w:hAnsi="바탕체" w:cs="굴림체" w:hint="eastAsia"/>
        </w:rPr>
        <w:t>은</w:t>
      </w:r>
      <w:r w:rsidR="00DD253C">
        <w:rPr>
          <w:rFonts w:ascii="바탕체" w:eastAsia="바탕체" w:hAnsi="바탕체" w:cs="굴림체" w:hint="eastAsia"/>
        </w:rPr>
        <w:t xml:space="preserve"> </w:t>
      </w:r>
      <w:r w:rsidR="007C754A" w:rsidRPr="007C754A">
        <w:rPr>
          <w:rFonts w:ascii="바탕체" w:eastAsia="바탕체" w:hAnsi="바탕체" w:cs="굴림체" w:hint="eastAsia"/>
        </w:rPr>
        <w:t xml:space="preserve">계약이행과 관련하여 </w:t>
      </w:r>
      <w:r w:rsidR="007C754A">
        <w:rPr>
          <w:rFonts w:ascii="바탕체" w:eastAsia="바탕체" w:hAnsi="바탕체" w:cs="굴림체"/>
        </w:rPr>
        <w:t>‘</w:t>
      </w:r>
      <w:r w:rsidR="007C754A">
        <w:rPr>
          <w:rFonts w:ascii="바탕체" w:eastAsia="바탕체" w:hAnsi="바탕체" w:cs="굴림체" w:hint="eastAsia"/>
        </w:rPr>
        <w:t>도급인</w:t>
      </w:r>
      <w:r w:rsidR="007C754A">
        <w:rPr>
          <w:rFonts w:ascii="바탕체" w:eastAsia="바탕체" w:hAnsi="바탕체" w:cs="굴림체"/>
        </w:rPr>
        <w:t>’</w:t>
      </w:r>
      <w:r w:rsidR="007C754A" w:rsidRPr="007C754A">
        <w:rPr>
          <w:rFonts w:ascii="바탕체" w:eastAsia="바탕체" w:hAnsi="바탕체" w:cs="굴림체" w:hint="eastAsia"/>
        </w:rPr>
        <w:t xml:space="preserve"> 또는 </w:t>
      </w:r>
      <w:r w:rsidR="007C754A">
        <w:rPr>
          <w:rFonts w:ascii="바탕체" w:eastAsia="바탕체" w:hAnsi="바탕체" w:cs="굴림체"/>
        </w:rPr>
        <w:t>‘</w:t>
      </w:r>
      <w:r w:rsidR="007C754A">
        <w:rPr>
          <w:rFonts w:ascii="바탕체" w:eastAsia="바탕체" w:hAnsi="바탕체" w:cs="굴림체" w:hint="eastAsia"/>
        </w:rPr>
        <w:t>수급인</w:t>
      </w:r>
      <w:r w:rsidR="007C754A">
        <w:rPr>
          <w:rFonts w:ascii="바탕체" w:eastAsia="바탕체" w:hAnsi="바탕체" w:cs="굴림체"/>
        </w:rPr>
        <w:t>’</w:t>
      </w:r>
      <w:r w:rsidR="007C754A">
        <w:rPr>
          <w:rFonts w:ascii="바탕체" w:eastAsia="바탕체" w:hAnsi="바탕체" w:cs="굴림체" w:hint="eastAsia"/>
        </w:rPr>
        <w:t>과</w:t>
      </w:r>
      <w:r w:rsidR="007C754A" w:rsidRPr="007C754A">
        <w:rPr>
          <w:rFonts w:ascii="바탕체" w:eastAsia="바탕체" w:hAnsi="바탕체" w:cs="굴림체" w:hint="eastAsia"/>
        </w:rPr>
        <w:t xml:space="preserve"> 제3자 간에 지식재산권에 관한 분쟁이</w:t>
      </w:r>
      <w:r w:rsidR="007C754A" w:rsidRPr="007C754A">
        <w:rPr>
          <w:rFonts w:ascii="바탕체" w:eastAsia="바탕체" w:hAnsi="바탕체" w:cs="굴림체"/>
        </w:rPr>
        <w:t xml:space="preserve"> </w:t>
      </w:r>
      <w:r w:rsidR="007C754A" w:rsidRPr="007C754A">
        <w:rPr>
          <w:rFonts w:ascii="바탕체" w:eastAsia="바탕체" w:hAnsi="바탕체" w:cs="굴림체" w:hint="eastAsia"/>
        </w:rPr>
        <w:t>발생하거나 발생할 우려가 있는 경우 지체없이 구체적인 상황을</w:t>
      </w:r>
      <w:r w:rsidR="007C754A">
        <w:rPr>
          <w:rFonts w:ascii="바탕체" w:eastAsia="바탕체" w:hAnsi="바탕체" w:cs="굴림체"/>
        </w:rPr>
        <w:t>‘</w:t>
      </w:r>
      <w:r w:rsidR="007C754A">
        <w:rPr>
          <w:rFonts w:ascii="바탕체" w:eastAsia="바탕체" w:hAnsi="바탕체" w:cs="굴림체" w:hint="eastAsia"/>
        </w:rPr>
        <w:t>도급인</w:t>
      </w:r>
      <w:r w:rsidR="007C754A">
        <w:rPr>
          <w:rFonts w:ascii="바탕체" w:eastAsia="바탕체" w:hAnsi="바탕체" w:cs="굴림체"/>
        </w:rPr>
        <w:t>’</w:t>
      </w:r>
      <w:r w:rsidR="007C754A" w:rsidRPr="007C754A">
        <w:rPr>
          <w:rFonts w:ascii="바탕체" w:eastAsia="바탕체" w:hAnsi="바탕체" w:cs="굴림체" w:hint="eastAsia"/>
        </w:rPr>
        <w:t xml:space="preserve">에게 서면으로 통지한다. 이 경우 </w:t>
      </w:r>
      <w:r w:rsidR="007C754A">
        <w:rPr>
          <w:rFonts w:ascii="바탕체" w:eastAsia="바탕체" w:hAnsi="바탕체" w:cs="굴림체"/>
        </w:rPr>
        <w:t>‘</w:t>
      </w:r>
      <w:r w:rsidR="007C754A">
        <w:rPr>
          <w:rFonts w:ascii="바탕체" w:eastAsia="바탕체" w:hAnsi="바탕체" w:cs="굴림체" w:hint="eastAsia"/>
        </w:rPr>
        <w:t>도급인</w:t>
      </w:r>
      <w:r w:rsidR="007C754A">
        <w:rPr>
          <w:rFonts w:ascii="바탕체" w:eastAsia="바탕체" w:hAnsi="바탕체" w:cs="굴림체"/>
        </w:rPr>
        <w:t>’</w:t>
      </w:r>
      <w:r w:rsidR="007C754A" w:rsidRPr="007C754A">
        <w:rPr>
          <w:rFonts w:ascii="바탕체" w:eastAsia="바탕체" w:hAnsi="바탕체" w:cs="굴림체" w:hint="eastAsia"/>
        </w:rPr>
        <w:t xml:space="preserve"> 또는 </w:t>
      </w:r>
      <w:r w:rsidR="007C754A">
        <w:rPr>
          <w:rFonts w:ascii="바탕체" w:eastAsia="바탕체" w:hAnsi="바탕체" w:cs="굴림체"/>
        </w:rPr>
        <w:t>‘</w:t>
      </w:r>
      <w:r w:rsidR="007C754A">
        <w:rPr>
          <w:rFonts w:ascii="바탕체" w:eastAsia="바탕체" w:hAnsi="바탕체" w:cs="굴림체" w:hint="eastAsia"/>
        </w:rPr>
        <w:t>수급인</w:t>
      </w:r>
      <w:r w:rsidR="007C754A">
        <w:rPr>
          <w:rFonts w:ascii="바탕체" w:eastAsia="바탕체" w:hAnsi="바탕체" w:cs="굴림체"/>
        </w:rPr>
        <w:t>’</w:t>
      </w:r>
      <w:r w:rsidR="007C754A" w:rsidRPr="007C754A">
        <w:rPr>
          <w:rFonts w:ascii="바탕체" w:eastAsia="바탕체" w:hAnsi="바탕체" w:cs="굴림체" w:hint="eastAsia"/>
        </w:rPr>
        <w:t xml:space="preserve"> 중 책임 있는 당사자는 자신의 노력과 비용으로 해당 분쟁을 처리하며, 계약상대방의 손해에 대하여 배상한다.</w:t>
      </w:r>
    </w:p>
    <w:p w14:paraId="173AA920" w14:textId="755D60BA" w:rsidR="00604160" w:rsidRPr="00D57CC6" w:rsidRDefault="00C17EC7" w:rsidP="00D42D09">
      <w:pPr>
        <w:pStyle w:val="s0"/>
        <w:spacing w:line="360" w:lineRule="auto"/>
        <w:jc w:val="both"/>
        <w:rPr>
          <w:rFonts w:ascii="바탕체" w:eastAsia="바탕체" w:hAnsi="바탕체"/>
        </w:rPr>
      </w:pPr>
      <w:ins w:id="325" w:author="MIRACOM" w:date="2026-09-22T15:08:00Z">
        <w:r>
          <w:rPr>
            <w:rFonts w:ascii="바탕체" w:eastAsia="바탕체" w:hAnsi="바탕체" w:cs="굴림체" w:hint="eastAsia"/>
          </w:rPr>
          <w:lastRenderedPageBreak/>
          <w:t>⑤</w:t>
        </w:r>
      </w:ins>
      <w:del w:id="326" w:author="MIRACOM" w:date="2026-09-22T15:08:00Z">
        <w:r w:rsidR="00FD2E8B" w:rsidRPr="00612939" w:rsidDel="00C17EC7">
          <w:rPr>
            <w:rFonts w:ascii="바탕체" w:eastAsia="바탕체" w:hAnsi="바탕체" w:cs="굴림체" w:hint="eastAsia"/>
          </w:rPr>
          <w:delText>⑥</w:delText>
        </w:r>
      </w:del>
      <w:r w:rsidR="007C754A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각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당사자는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상대방의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사전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서면동의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없이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상대방의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상호</w:t>
      </w:r>
      <w:r w:rsidR="00604160" w:rsidRPr="00D57CC6">
        <w:rPr>
          <w:rFonts w:ascii="바탕체" w:eastAsia="바탕체" w:hAnsi="바탕체" w:cs="굴림체"/>
        </w:rPr>
        <w:t xml:space="preserve">, </w:t>
      </w:r>
      <w:r w:rsidR="00604160" w:rsidRPr="00D57CC6">
        <w:rPr>
          <w:rFonts w:ascii="바탕체" w:eastAsia="바탕체" w:hAnsi="바탕체" w:cs="굴림체" w:hint="eastAsia"/>
        </w:rPr>
        <w:t>상표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또는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서비스표를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사용할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수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없다</w:t>
      </w:r>
      <w:r w:rsidR="00604160" w:rsidRPr="00D57CC6">
        <w:rPr>
          <w:rFonts w:ascii="바탕체" w:eastAsia="바탕체" w:hAnsi="바탕체" w:cs="굴림체"/>
        </w:rPr>
        <w:t>.</w:t>
      </w:r>
    </w:p>
    <w:p w14:paraId="4076E975" w14:textId="77777777" w:rsidR="00604160" w:rsidRPr="002F05C7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</w:p>
    <w:p w14:paraId="2CE711DF" w14:textId="06B86F2D" w:rsidR="00604160" w:rsidRPr="00D57CC6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="00FD7CDE">
        <w:rPr>
          <w:rFonts w:ascii="바탕체" w:eastAsia="바탕체" w:hAnsi="바탕체" w:cs="굴림체"/>
        </w:rPr>
        <w:t xml:space="preserve"> 1</w:t>
      </w:r>
      <w:r w:rsidR="0057756F">
        <w:rPr>
          <w:rFonts w:ascii="바탕체" w:eastAsia="바탕체" w:hAnsi="바탕체" w:cs="굴림체"/>
        </w:rPr>
        <w:t>8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【손해배상】</w:t>
      </w:r>
    </w:p>
    <w:p w14:paraId="37A56A6F" w14:textId="64350DA7" w:rsidR="00FD7CDE" w:rsidRPr="0068730F" w:rsidRDefault="00FD7CDE" w:rsidP="00D76BF1">
      <w:pPr>
        <w:pStyle w:val="ab"/>
        <w:numPr>
          <w:ilvl w:val="0"/>
          <w:numId w:val="4"/>
        </w:numPr>
        <w:wordWrap/>
        <w:adjustRightInd w:val="0"/>
        <w:spacing w:line="360" w:lineRule="auto"/>
        <w:ind w:leftChars="0"/>
        <w:rPr>
          <w:rFonts w:ascii="바탕체" w:eastAsia="바탕체" w:hAnsi="바탕체" w:cs="굴림체"/>
          <w:kern w:val="0"/>
          <w:sz w:val="24"/>
        </w:rPr>
      </w:pPr>
      <w:del w:id="327" w:author="CHOI Fred (SCK Legal)" w:date="2026-09-23T09:54:00Z">
        <w:r w:rsidRPr="00D76BF1" w:rsidDel="00D76BF1">
          <w:rPr>
            <w:rFonts w:ascii="바탕체" w:eastAsia="바탕체" w:hAnsi="바탕체" w:cs="굴림체" w:hint="eastAsia"/>
            <w:kern w:val="0"/>
            <w:sz w:val="24"/>
          </w:rPr>
          <w:delText>①</w:delText>
        </w:r>
      </w:del>
      <w:r w:rsidRPr="00D76BF1">
        <w:rPr>
          <w:rFonts w:ascii="바탕체" w:eastAsia="바탕체" w:hAnsi="바탕체" w:cs="굴림체"/>
          <w:kern w:val="0"/>
          <w:sz w:val="24"/>
        </w:rPr>
        <w:t xml:space="preserve"> ‘</w:t>
      </w:r>
      <w:r w:rsidRPr="00D76BF1">
        <w:rPr>
          <w:rFonts w:ascii="바탕체" w:eastAsia="바탕체" w:hAnsi="바탕체" w:cs="굴림체" w:hint="eastAsia"/>
          <w:kern w:val="0"/>
          <w:sz w:val="24"/>
        </w:rPr>
        <w:t>도급인</w:t>
      </w:r>
      <w:r w:rsidRPr="00D76BF1">
        <w:rPr>
          <w:rFonts w:ascii="바탕체" w:eastAsia="바탕체" w:hAnsi="바탕체" w:cs="굴림체"/>
          <w:kern w:val="0"/>
          <w:sz w:val="24"/>
        </w:rPr>
        <w:t>’ 또는 ‘</w:t>
      </w:r>
      <w:r w:rsidRPr="00D76BF1">
        <w:rPr>
          <w:rFonts w:ascii="바탕체" w:eastAsia="바탕체" w:hAnsi="바탕체" w:cs="굴림체" w:hint="eastAsia"/>
          <w:kern w:val="0"/>
          <w:sz w:val="24"/>
        </w:rPr>
        <w:t>수급인</w:t>
      </w:r>
      <w:r w:rsidRPr="00D76BF1">
        <w:rPr>
          <w:rFonts w:ascii="바탕체" w:eastAsia="바탕체" w:hAnsi="바탕체" w:cs="굴림체"/>
          <w:kern w:val="0"/>
          <w:sz w:val="24"/>
        </w:rPr>
        <w:t>’</w:t>
      </w:r>
      <w:r w:rsidRPr="00D76BF1">
        <w:rPr>
          <w:rFonts w:ascii="바탕체" w:eastAsia="바탕체" w:hAnsi="바탕체" w:cs="굴림체" w:hint="eastAsia"/>
          <w:kern w:val="0"/>
          <w:sz w:val="24"/>
        </w:rPr>
        <w:t>은</w:t>
      </w:r>
      <w:r w:rsidRPr="00D76BF1">
        <w:rPr>
          <w:rFonts w:ascii="바탕체" w:eastAsia="바탕체" w:hAnsi="바탕체" w:cs="굴림체"/>
          <w:kern w:val="0"/>
          <w:sz w:val="24"/>
        </w:rPr>
        <w:t xml:space="preserve"> </w:t>
      </w:r>
      <w:r w:rsidRPr="00D76BF1">
        <w:rPr>
          <w:rFonts w:ascii="바탕체" w:eastAsia="바탕체" w:hAnsi="바탕체" w:cs="굴림체" w:hint="eastAsia"/>
          <w:kern w:val="0"/>
          <w:sz w:val="24"/>
        </w:rPr>
        <w:t xml:space="preserve">일방의 고의 또는 과실로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인하여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상대방에게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손해를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입힌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경우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, </w:t>
      </w:r>
      <w:r w:rsidRPr="0068730F">
        <w:rPr>
          <w:rFonts w:ascii="바탕체" w:eastAsia="바탕체" w:hAnsi="바탕체" w:cs="굴림체" w:hint="eastAsia"/>
          <w:kern w:val="0"/>
          <w:sz w:val="24"/>
        </w:rPr>
        <w:t>그로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인해 발생한 손해</w:t>
      </w:r>
      <w:r w:rsidRPr="0068730F">
        <w:rPr>
          <w:rFonts w:ascii="바탕체" w:eastAsia="바탕체" w:hAnsi="바탕체" w:cs="굴림체" w:hint="eastAsia"/>
          <w:kern w:val="0"/>
          <w:sz w:val="24"/>
        </w:rPr>
        <w:t>의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배상을 청구할 수 있다. </w:t>
      </w:r>
      <w:commentRangeStart w:id="328"/>
      <w:commentRangeStart w:id="329"/>
      <w:commentRangeStart w:id="330"/>
      <w:r w:rsidRPr="0068730F">
        <w:rPr>
          <w:rFonts w:ascii="바탕체" w:eastAsia="바탕체" w:hAnsi="바탕체" w:cs="굴림체" w:hint="eastAsia"/>
          <w:kern w:val="0"/>
          <w:sz w:val="24"/>
          <w:rPrChange w:id="331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다만</w:t>
      </w:r>
      <w:r w:rsidRPr="0068730F">
        <w:rPr>
          <w:rFonts w:ascii="바탕체" w:eastAsia="바탕체" w:hAnsi="바탕체" w:cs="굴림체"/>
          <w:kern w:val="0"/>
          <w:sz w:val="24"/>
          <w:rPrChange w:id="332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>,</w:t>
      </w:r>
      <w:commentRangeEnd w:id="328"/>
      <w:r w:rsidR="00B57EB6" w:rsidRPr="0068730F">
        <w:rPr>
          <w:rStyle w:val="a8"/>
          <w:rPrChange w:id="333" w:author="MIRACOM" w:date="2026-09-28T15:10:00Z">
            <w:rPr>
              <w:rStyle w:val="a8"/>
              <w:highlight w:val="yellow"/>
            </w:rPr>
          </w:rPrChange>
        </w:rPr>
        <w:commentReference w:id="328"/>
      </w:r>
      <w:commentRangeEnd w:id="329"/>
      <w:r w:rsidR="004D4D4F" w:rsidRPr="0068730F">
        <w:rPr>
          <w:rStyle w:val="a8"/>
        </w:rPr>
        <w:commentReference w:id="329"/>
      </w:r>
      <w:commentRangeEnd w:id="330"/>
      <w:r w:rsidR="00D76BF1" w:rsidRPr="0068730F">
        <w:rPr>
          <w:rStyle w:val="a8"/>
        </w:rPr>
        <w:commentReference w:id="330"/>
      </w:r>
      <w:r w:rsidRPr="0068730F">
        <w:rPr>
          <w:rFonts w:ascii="바탕체" w:eastAsia="바탕체" w:hAnsi="바탕체" w:cs="굴림체"/>
          <w:kern w:val="0"/>
          <w:sz w:val="24"/>
          <w:rPrChange w:id="334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ins w:id="335" w:author="CHOI Fred (SCK Legal)" w:date="2026-09-23T09:54:00Z">
        <w:r w:rsidR="00D76BF1" w:rsidRPr="0068730F">
          <w:rPr>
            <w:rFonts w:ascii="바탕체" w:eastAsia="바탕체" w:hAnsi="바탕체" w:cs="굴림체"/>
            <w:kern w:val="0"/>
            <w:sz w:val="24"/>
            <w:rPrChange w:id="336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>‘</w:t>
        </w:r>
        <w:r w:rsidR="00D76BF1" w:rsidRPr="0068730F">
          <w:rPr>
            <w:rFonts w:ascii="바탕체" w:eastAsia="바탕체" w:hAnsi="바탕체" w:cs="굴림체" w:hint="eastAsia"/>
            <w:kern w:val="0"/>
            <w:sz w:val="24"/>
            <w:rPrChange w:id="337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도급인</w:t>
        </w:r>
        <w:r w:rsidR="00D76BF1" w:rsidRPr="0068730F">
          <w:rPr>
            <w:rFonts w:ascii="바탕체" w:eastAsia="바탕체" w:hAnsi="바탕체" w:cs="굴림체"/>
            <w:kern w:val="0"/>
            <w:sz w:val="24"/>
            <w:rPrChange w:id="338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’ </w:t>
        </w:r>
        <w:r w:rsidR="00D76BF1" w:rsidRPr="0068730F">
          <w:rPr>
            <w:rFonts w:ascii="바탕체" w:eastAsia="바탕체" w:hAnsi="바탕체" w:cs="굴림체" w:hint="eastAsia"/>
            <w:kern w:val="0"/>
            <w:sz w:val="24"/>
            <w:rPrChange w:id="339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또는</w:t>
        </w:r>
        <w:r w:rsidR="00D76BF1" w:rsidRPr="0068730F">
          <w:rPr>
            <w:rFonts w:ascii="바탕체" w:eastAsia="바탕체" w:hAnsi="바탕체" w:cs="굴림체"/>
            <w:kern w:val="0"/>
            <w:sz w:val="24"/>
            <w:rPrChange w:id="340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 </w:t>
        </w:r>
      </w:ins>
      <w:ins w:id="341" w:author="MIRACOM" w:date="2026-09-22T15:00:00Z">
        <w:r w:rsidR="004D4D4F" w:rsidRPr="0068730F">
          <w:rPr>
            <w:rFonts w:ascii="바탕체" w:eastAsia="바탕체" w:hAnsi="바탕체" w:cs="굴림체"/>
            <w:kern w:val="0"/>
            <w:sz w:val="24"/>
            <w:rPrChange w:id="342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>‘</w:t>
        </w:r>
        <w:r w:rsidR="004D4D4F" w:rsidRPr="0068730F">
          <w:rPr>
            <w:rFonts w:ascii="바탕체" w:eastAsia="바탕체" w:hAnsi="바탕체" w:cs="굴림체" w:hint="eastAsia"/>
            <w:kern w:val="0"/>
            <w:sz w:val="24"/>
            <w:rPrChange w:id="343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수급인</w:t>
        </w:r>
        <w:r w:rsidR="004D4D4F" w:rsidRPr="0068730F">
          <w:rPr>
            <w:rFonts w:ascii="바탕체" w:eastAsia="바탕체" w:hAnsi="바탕체" w:cs="굴림체"/>
            <w:kern w:val="0"/>
            <w:sz w:val="24"/>
            <w:rPrChange w:id="344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>’</w:t>
        </w:r>
        <w:r w:rsidR="004D4D4F" w:rsidRPr="0068730F">
          <w:rPr>
            <w:rFonts w:ascii="바탕체" w:eastAsia="바탕체" w:hAnsi="바탕체" w:cs="굴림체" w:hint="eastAsia"/>
            <w:kern w:val="0"/>
            <w:sz w:val="24"/>
            <w:rPrChange w:id="345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의</w:t>
        </w:r>
        <w:r w:rsidR="004D4D4F" w:rsidRPr="0068730F">
          <w:rPr>
            <w:rFonts w:ascii="바탕체" w:eastAsia="바탕체" w:hAnsi="바탕체" w:cs="굴림체"/>
            <w:kern w:val="0"/>
            <w:sz w:val="24"/>
            <w:rPrChange w:id="346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 </w:t>
        </w:r>
        <w:r w:rsidR="004D4D4F" w:rsidRPr="0068730F">
          <w:rPr>
            <w:rFonts w:ascii="바탕체" w:eastAsia="바탕체" w:hAnsi="바탕체" w:cs="굴림체" w:hint="eastAsia"/>
            <w:kern w:val="0"/>
            <w:sz w:val="24"/>
            <w:rPrChange w:id="347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고의</w:t>
        </w:r>
        <w:r w:rsidR="004D4D4F" w:rsidRPr="0068730F">
          <w:rPr>
            <w:rFonts w:ascii="바탕체" w:eastAsia="바탕체" w:hAnsi="바탕체" w:cs="굴림체"/>
            <w:kern w:val="0"/>
            <w:sz w:val="24"/>
            <w:rPrChange w:id="348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 </w:t>
        </w:r>
        <w:r w:rsidR="004D4D4F" w:rsidRPr="0068730F">
          <w:rPr>
            <w:rFonts w:ascii="바탕체" w:eastAsia="바탕체" w:hAnsi="바탕체" w:cs="굴림체" w:hint="eastAsia"/>
            <w:kern w:val="0"/>
            <w:sz w:val="24"/>
            <w:rPrChange w:id="349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또는</w:t>
        </w:r>
        <w:r w:rsidR="004D4D4F" w:rsidRPr="0068730F">
          <w:rPr>
            <w:rFonts w:ascii="바탕체" w:eastAsia="바탕체" w:hAnsi="바탕체" w:cs="굴림체"/>
            <w:kern w:val="0"/>
            <w:sz w:val="24"/>
            <w:rPrChange w:id="350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 </w:t>
        </w:r>
        <w:r w:rsidR="004D4D4F" w:rsidRPr="0068730F">
          <w:rPr>
            <w:rFonts w:ascii="바탕체" w:eastAsia="바탕체" w:hAnsi="바탕체" w:cs="굴림체" w:hint="eastAsia"/>
            <w:kern w:val="0"/>
            <w:sz w:val="24"/>
            <w:rPrChange w:id="351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중과실이</w:t>
        </w:r>
        <w:r w:rsidR="004D4D4F" w:rsidRPr="0068730F">
          <w:rPr>
            <w:rFonts w:ascii="바탕체" w:eastAsia="바탕체" w:hAnsi="바탕체" w:cs="굴림체"/>
            <w:kern w:val="0"/>
            <w:sz w:val="24"/>
            <w:rPrChange w:id="352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 </w:t>
        </w:r>
        <w:r w:rsidR="004D4D4F" w:rsidRPr="0068730F">
          <w:rPr>
            <w:rFonts w:ascii="바탕체" w:eastAsia="바탕체" w:hAnsi="바탕체" w:cs="굴림체" w:hint="eastAsia"/>
            <w:kern w:val="0"/>
            <w:sz w:val="24"/>
            <w:rPrChange w:id="353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없는</w:t>
        </w:r>
        <w:r w:rsidR="004D4D4F" w:rsidRPr="0068730F">
          <w:rPr>
            <w:rFonts w:ascii="바탕체" w:eastAsia="바탕체" w:hAnsi="바탕체" w:cs="굴림체"/>
            <w:kern w:val="0"/>
            <w:sz w:val="24"/>
            <w:rPrChange w:id="354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 </w:t>
        </w:r>
        <w:r w:rsidR="004D4D4F" w:rsidRPr="0068730F">
          <w:rPr>
            <w:rFonts w:ascii="바탕체" w:eastAsia="바탕체" w:hAnsi="바탕체" w:cs="굴림체" w:hint="eastAsia"/>
            <w:kern w:val="0"/>
            <w:sz w:val="24"/>
            <w:rPrChange w:id="355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경우</w:t>
        </w:r>
        <w:r w:rsidR="004D4D4F" w:rsidRPr="0068730F">
          <w:rPr>
            <w:rFonts w:ascii="바탕체" w:eastAsia="바탕체" w:hAnsi="바탕체" w:cs="굴림체"/>
            <w:kern w:val="0"/>
            <w:sz w:val="24"/>
            <w:rPrChange w:id="356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, </w:t>
        </w:r>
      </w:ins>
      <w:r w:rsidRPr="0068730F">
        <w:rPr>
          <w:rFonts w:ascii="바탕체" w:eastAsia="바탕체" w:hAnsi="바탕체" w:cs="굴림체" w:hint="eastAsia"/>
          <w:kern w:val="0"/>
          <w:sz w:val="24"/>
          <w:rPrChange w:id="357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본</w:t>
      </w:r>
      <w:r w:rsidRPr="0068730F">
        <w:rPr>
          <w:rFonts w:ascii="바탕체" w:eastAsia="바탕체" w:hAnsi="바탕체" w:cs="굴림체"/>
          <w:kern w:val="0"/>
          <w:sz w:val="24"/>
          <w:rPrChange w:id="358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359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계약과</w:t>
      </w:r>
      <w:r w:rsidRPr="0068730F">
        <w:rPr>
          <w:rFonts w:ascii="바탕체" w:eastAsia="바탕체" w:hAnsi="바탕체" w:cs="굴림체"/>
          <w:kern w:val="0"/>
          <w:sz w:val="24"/>
          <w:rPrChange w:id="360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361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관련한</w:t>
      </w:r>
      <w:r w:rsidR="00FE131D" w:rsidRPr="0068730F">
        <w:rPr>
          <w:rFonts w:ascii="바탕체" w:eastAsia="바탕체" w:hAnsi="바탕체" w:cs="굴림체"/>
          <w:kern w:val="0"/>
          <w:sz w:val="24"/>
          <w:rPrChange w:id="362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ins w:id="363" w:author="CHOI Fred (SCK Legal)" w:date="2026-09-23T09:54:00Z">
        <w:r w:rsidR="00D76BF1" w:rsidRPr="0068730F">
          <w:rPr>
            <w:rFonts w:ascii="바탕체" w:eastAsia="바탕체" w:hAnsi="바탕체" w:cs="굴림체"/>
            <w:kern w:val="0"/>
            <w:sz w:val="24"/>
            <w:rPrChange w:id="364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>‘</w:t>
        </w:r>
        <w:r w:rsidR="00D76BF1" w:rsidRPr="0068730F">
          <w:rPr>
            <w:rFonts w:ascii="바탕체" w:eastAsia="바탕체" w:hAnsi="바탕체" w:cs="굴림체" w:hint="eastAsia"/>
            <w:kern w:val="0"/>
            <w:sz w:val="24"/>
            <w:rPrChange w:id="365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도급인</w:t>
        </w:r>
        <w:r w:rsidR="00D76BF1" w:rsidRPr="0068730F">
          <w:rPr>
            <w:rFonts w:ascii="바탕체" w:eastAsia="바탕체" w:hAnsi="바탕체" w:cs="굴림체"/>
            <w:kern w:val="0"/>
            <w:sz w:val="24"/>
            <w:rPrChange w:id="366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’ </w:t>
        </w:r>
        <w:r w:rsidR="00D76BF1" w:rsidRPr="0068730F">
          <w:rPr>
            <w:rFonts w:ascii="바탕체" w:eastAsia="바탕체" w:hAnsi="바탕체" w:cs="굴림체" w:hint="eastAsia"/>
            <w:kern w:val="0"/>
            <w:sz w:val="24"/>
            <w:rPrChange w:id="367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또는</w:t>
        </w:r>
      </w:ins>
      <w:ins w:id="368" w:author="CHOI Fred (SCK Legal)" w:date="2026-09-23T09:55:00Z">
        <w:r w:rsidR="00D76BF1" w:rsidRPr="0068730F">
          <w:rPr>
            <w:rFonts w:ascii="바탕체" w:eastAsia="바탕체" w:hAnsi="바탕체" w:cs="굴림체"/>
            <w:kern w:val="0"/>
            <w:sz w:val="24"/>
            <w:rPrChange w:id="369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 </w:t>
        </w:r>
      </w:ins>
      <w:r w:rsidRPr="0068730F">
        <w:rPr>
          <w:rFonts w:ascii="바탕체" w:eastAsia="바탕체" w:hAnsi="바탕체" w:cs="굴림체"/>
          <w:kern w:val="0"/>
          <w:sz w:val="24"/>
          <w:rPrChange w:id="370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>‘</w:t>
      </w:r>
      <w:r w:rsidRPr="0068730F">
        <w:rPr>
          <w:rFonts w:ascii="바탕체" w:eastAsia="바탕체" w:hAnsi="바탕체" w:cs="굴림체" w:hint="eastAsia"/>
          <w:kern w:val="0"/>
          <w:sz w:val="24"/>
          <w:rPrChange w:id="371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수급인</w:t>
      </w:r>
      <w:r w:rsidRPr="0068730F">
        <w:rPr>
          <w:rFonts w:ascii="바탕체" w:eastAsia="바탕체" w:hAnsi="바탕체" w:cs="굴림체"/>
          <w:kern w:val="0"/>
          <w:sz w:val="24"/>
          <w:rPrChange w:id="372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>’</w:t>
      </w:r>
      <w:r w:rsidRPr="0068730F">
        <w:rPr>
          <w:rFonts w:ascii="바탕체" w:eastAsia="바탕체" w:hAnsi="바탕체" w:cs="굴림체" w:hint="eastAsia"/>
          <w:kern w:val="0"/>
          <w:sz w:val="24"/>
          <w:rPrChange w:id="373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의</w:t>
      </w:r>
      <w:r w:rsidRPr="0068730F">
        <w:rPr>
          <w:rFonts w:ascii="바탕체" w:eastAsia="바탕체" w:hAnsi="바탕체" w:cs="굴림체"/>
          <w:kern w:val="0"/>
          <w:sz w:val="24"/>
          <w:rPrChange w:id="374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375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손해배상액</w:t>
      </w:r>
      <w:r w:rsidRPr="0068730F">
        <w:rPr>
          <w:rFonts w:ascii="바탕체" w:eastAsia="바탕체" w:hAnsi="바탕체" w:cs="굴림체"/>
          <w:kern w:val="0"/>
          <w:sz w:val="24"/>
          <w:rPrChange w:id="376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377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총액은</w:t>
      </w:r>
      <w:r w:rsidRPr="0068730F">
        <w:rPr>
          <w:rFonts w:ascii="바탕체" w:eastAsia="바탕체" w:hAnsi="바탕체" w:cs="굴림체"/>
          <w:kern w:val="0"/>
          <w:sz w:val="24"/>
          <w:rPrChange w:id="378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379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본</w:t>
      </w:r>
      <w:r w:rsidRPr="0068730F">
        <w:rPr>
          <w:rFonts w:ascii="바탕체" w:eastAsia="바탕체" w:hAnsi="바탕체" w:cs="굴림체"/>
          <w:kern w:val="0"/>
          <w:sz w:val="24"/>
          <w:rPrChange w:id="380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381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계약금액</w:t>
      </w:r>
      <w:r w:rsidRPr="0068730F">
        <w:rPr>
          <w:rFonts w:ascii="바탕체" w:eastAsia="바탕체" w:hAnsi="바탕체" w:cs="굴림체"/>
          <w:kern w:val="0"/>
          <w:sz w:val="24"/>
          <w:rPrChange w:id="382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383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총액을</w:t>
      </w:r>
      <w:r w:rsidRPr="0068730F">
        <w:rPr>
          <w:rFonts w:ascii="바탕체" w:eastAsia="바탕체" w:hAnsi="바탕체" w:cs="굴림체"/>
          <w:kern w:val="0"/>
          <w:sz w:val="24"/>
          <w:rPrChange w:id="384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385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초과하지</w:t>
      </w:r>
      <w:r w:rsidRPr="0068730F">
        <w:rPr>
          <w:rFonts w:ascii="바탕체" w:eastAsia="바탕체" w:hAnsi="바탕체" w:cs="굴림체"/>
          <w:kern w:val="0"/>
          <w:sz w:val="24"/>
          <w:rPrChange w:id="386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387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아니한다</w:t>
      </w:r>
      <w:r w:rsidRPr="0068730F">
        <w:rPr>
          <w:rFonts w:ascii="바탕체" w:eastAsia="바탕체" w:hAnsi="바탕체" w:cs="굴림체"/>
          <w:kern w:val="0"/>
          <w:sz w:val="24"/>
          <w:rPrChange w:id="388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>.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</w:p>
    <w:p w14:paraId="5FF0F6AB" w14:textId="4ED554E7" w:rsidR="00FD7CDE" w:rsidRPr="0068730F" w:rsidRDefault="00FD7CDE" w:rsidP="00D76BF1">
      <w:pPr>
        <w:pStyle w:val="ab"/>
        <w:numPr>
          <w:ilvl w:val="0"/>
          <w:numId w:val="4"/>
        </w:numPr>
        <w:wordWrap/>
        <w:adjustRightInd w:val="0"/>
        <w:spacing w:line="360" w:lineRule="auto"/>
        <w:ind w:leftChars="0"/>
        <w:rPr>
          <w:rFonts w:ascii="바탕체" w:eastAsia="바탕체" w:hAnsi="바탕체" w:cs="굴림체"/>
          <w:kern w:val="0"/>
          <w:sz w:val="24"/>
        </w:rPr>
      </w:pPr>
      <w:del w:id="389" w:author="CHOI Fred (SCK Legal)" w:date="2026-09-23T09:56:00Z">
        <w:r w:rsidRPr="0068730F" w:rsidDel="00D76BF1">
          <w:rPr>
            <w:rFonts w:ascii="바탕체" w:eastAsia="바탕체" w:hAnsi="바탕체" w:cs="굴림체" w:hint="eastAsia"/>
            <w:kern w:val="0"/>
            <w:sz w:val="24"/>
          </w:rPr>
          <w:delText>②</w:delText>
        </w:r>
      </w:del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불가항력</w:t>
      </w:r>
      <w:del w:id="390" w:author="CHOI Fred (SCK Legal)" w:date="2026-09-18T16:35:00Z">
        <w:r w:rsidRPr="0068730F" w:rsidDel="00B57EB6">
          <w:rPr>
            <w:rFonts w:ascii="바탕체" w:eastAsia="바탕체" w:hAnsi="바탕체" w:cs="굴림체"/>
            <w:kern w:val="0"/>
            <w:sz w:val="24"/>
          </w:rPr>
          <w:delText>,</w:delText>
        </w:r>
      </w:del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del w:id="391" w:author="CHOI Fred (SCK Legal)" w:date="2026-09-18T16:35:00Z">
        <w:r w:rsidRPr="0068730F" w:rsidDel="00B57EB6">
          <w:rPr>
            <w:rFonts w:ascii="바탕체" w:eastAsia="바탕체" w:hAnsi="바탕체" w:cs="굴림체" w:hint="eastAsia"/>
            <w:kern w:val="0"/>
            <w:sz w:val="24"/>
          </w:rPr>
          <w:delText>정부의</w:delText>
        </w:r>
        <w:r w:rsidRPr="0068730F" w:rsidDel="00B57EB6">
          <w:rPr>
            <w:rFonts w:ascii="바탕체" w:eastAsia="바탕체" w:hAnsi="바탕체" w:cs="굴림체"/>
            <w:kern w:val="0"/>
            <w:sz w:val="24"/>
          </w:rPr>
          <w:delText xml:space="preserve"> 명령 또는 법원의 판결 </w:delText>
        </w:r>
      </w:del>
      <w:r w:rsidRPr="0068730F">
        <w:rPr>
          <w:rFonts w:ascii="바탕체" w:eastAsia="바탕체" w:hAnsi="바탕체" w:cs="굴림체" w:hint="eastAsia"/>
          <w:kern w:val="0"/>
          <w:sz w:val="24"/>
        </w:rPr>
        <w:t>기타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양당사자의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귀책에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의하지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않은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사유로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인하여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발생한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손해에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대하여는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상호간에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손해배상책임을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부담하지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</w:rPr>
        <w:t>아니한다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. </w:t>
      </w:r>
      <w:r w:rsidRPr="0068730F">
        <w:rPr>
          <w:rFonts w:ascii="바탕체" w:eastAsia="바탕체" w:hAnsi="바탕체" w:cs="굴림체" w:hint="eastAsia"/>
          <w:kern w:val="0"/>
          <w:sz w:val="24"/>
          <w:rPrChange w:id="392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또한</w:t>
      </w:r>
      <w:r w:rsidRPr="0068730F">
        <w:rPr>
          <w:rFonts w:ascii="바탕체" w:eastAsia="바탕체" w:hAnsi="바탕체" w:cs="굴림체"/>
          <w:kern w:val="0"/>
          <w:sz w:val="24"/>
          <w:rPrChange w:id="393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ins w:id="394" w:author="CHOI Fred (SCK Legal)" w:date="2026-09-23T09:56:00Z">
        <w:r w:rsidR="00D76BF1" w:rsidRPr="0068730F">
          <w:rPr>
            <w:rFonts w:ascii="바탕체" w:eastAsia="바탕체" w:hAnsi="바탕체" w:cs="굴림체" w:hint="eastAsia"/>
            <w:kern w:val="0"/>
            <w:sz w:val="24"/>
            <w:rPrChange w:id="395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당사자</w:t>
        </w:r>
        <w:r w:rsidR="00D76BF1" w:rsidRPr="0068730F">
          <w:rPr>
            <w:rFonts w:ascii="바탕체" w:eastAsia="바탕체" w:hAnsi="바탕체" w:cs="굴림체"/>
            <w:kern w:val="0"/>
            <w:sz w:val="24"/>
            <w:rPrChange w:id="396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t xml:space="preserve"> </w:t>
        </w:r>
        <w:r w:rsidR="00D76BF1" w:rsidRPr="0068730F">
          <w:rPr>
            <w:rFonts w:ascii="바탕체" w:eastAsia="바탕체" w:hAnsi="바탕체" w:cs="굴림체" w:hint="eastAsia"/>
            <w:kern w:val="0"/>
            <w:sz w:val="24"/>
            <w:rPrChange w:id="397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일방</w:t>
        </w:r>
      </w:ins>
      <w:del w:id="398" w:author="CHOI Fred (SCK Legal)" w:date="2026-09-23T09:56:00Z">
        <w:r w:rsidRPr="0068730F" w:rsidDel="00D76BF1">
          <w:rPr>
            <w:rFonts w:ascii="바탕체" w:eastAsia="바탕체" w:hAnsi="바탕체" w:cs="굴림체"/>
            <w:kern w:val="0"/>
            <w:sz w:val="24"/>
            <w:rPrChange w:id="399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delText>‘</w:delText>
        </w:r>
        <w:r w:rsidRPr="0068730F" w:rsidDel="00D76BF1">
          <w:rPr>
            <w:rFonts w:ascii="바탕체" w:eastAsia="바탕체" w:hAnsi="바탕체" w:cs="굴림체" w:hint="eastAsia"/>
            <w:kern w:val="0"/>
            <w:sz w:val="24"/>
            <w:rPrChange w:id="400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delText>수급인</w:delText>
        </w:r>
        <w:r w:rsidRPr="0068730F" w:rsidDel="00D76BF1">
          <w:rPr>
            <w:rFonts w:ascii="바탕체" w:eastAsia="바탕체" w:hAnsi="바탕체" w:cs="굴림체"/>
            <w:kern w:val="0"/>
            <w:sz w:val="24"/>
            <w:rPrChange w:id="401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delText>’</w:delText>
        </w:r>
      </w:del>
      <w:r w:rsidRPr="0068730F">
        <w:rPr>
          <w:rFonts w:ascii="바탕체" w:eastAsia="바탕체" w:hAnsi="바탕체" w:cs="굴림체" w:hint="eastAsia"/>
          <w:kern w:val="0"/>
          <w:sz w:val="24"/>
          <w:rPrChange w:id="402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은</w:t>
      </w:r>
      <w:r w:rsidRPr="0068730F">
        <w:rPr>
          <w:rFonts w:ascii="바탕체" w:eastAsia="바탕체" w:hAnsi="바탕체" w:cs="굴림체"/>
          <w:kern w:val="0"/>
          <w:sz w:val="24"/>
          <w:rPrChange w:id="403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본 계약과 관련하여 </w:t>
      </w:r>
      <w:ins w:id="404" w:author="CHOI Fred (SCK Legal)" w:date="2026-09-23T09:57:00Z">
        <w:r w:rsidR="00D76BF1" w:rsidRPr="0068730F">
          <w:rPr>
            <w:rFonts w:ascii="바탕체" w:eastAsia="바탕체" w:hAnsi="바탕체" w:cs="굴림체" w:hint="eastAsia"/>
            <w:kern w:val="0"/>
            <w:sz w:val="24"/>
            <w:rPrChange w:id="405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t>상대방</w:t>
        </w:r>
      </w:ins>
      <w:del w:id="406" w:author="CHOI Fred (SCK Legal)" w:date="2026-09-23T09:57:00Z">
        <w:r w:rsidRPr="0068730F" w:rsidDel="00D76BF1">
          <w:rPr>
            <w:rFonts w:ascii="바탕체" w:eastAsia="바탕체" w:hAnsi="바탕체" w:cs="굴림체"/>
            <w:kern w:val="0"/>
            <w:sz w:val="24"/>
            <w:rPrChange w:id="407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delText>‘</w:delText>
        </w:r>
        <w:r w:rsidRPr="0068730F" w:rsidDel="00D76BF1">
          <w:rPr>
            <w:rFonts w:ascii="바탕체" w:eastAsia="바탕체" w:hAnsi="바탕체" w:cs="굴림체" w:hint="eastAsia"/>
            <w:kern w:val="0"/>
            <w:sz w:val="24"/>
            <w:rPrChange w:id="408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delText>도급인</w:delText>
        </w:r>
        <w:r w:rsidRPr="0068730F" w:rsidDel="00D76BF1">
          <w:rPr>
            <w:rFonts w:ascii="바탕체" w:eastAsia="바탕체" w:hAnsi="바탕체" w:cs="굴림체"/>
            <w:kern w:val="0"/>
            <w:sz w:val="24"/>
            <w:rPrChange w:id="409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delText>’</w:delText>
        </w:r>
      </w:del>
      <w:r w:rsidRPr="0068730F">
        <w:rPr>
          <w:rFonts w:ascii="바탕체" w:eastAsia="바탕체" w:hAnsi="바탕체" w:cs="굴림체" w:hint="eastAsia"/>
          <w:kern w:val="0"/>
          <w:sz w:val="24"/>
          <w:rPrChange w:id="410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의</w:t>
      </w:r>
      <w:r w:rsidRPr="0068730F">
        <w:rPr>
          <w:rFonts w:ascii="바탕체" w:eastAsia="바탕체" w:hAnsi="바탕체" w:cs="굴림체"/>
          <w:kern w:val="0"/>
          <w:sz w:val="24"/>
          <w:rPrChange w:id="411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412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영업기회</w:t>
      </w:r>
      <w:r w:rsidRPr="0068730F">
        <w:rPr>
          <w:rFonts w:ascii="바탕체" w:eastAsia="바탕체" w:hAnsi="바탕체" w:cs="굴림체"/>
          <w:kern w:val="0"/>
          <w:sz w:val="24"/>
          <w:rPrChange w:id="413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414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상실</w:t>
      </w:r>
      <w:r w:rsidRPr="0068730F">
        <w:rPr>
          <w:rFonts w:ascii="바탕체" w:eastAsia="바탕체" w:hAnsi="바탕체" w:cs="굴림체"/>
          <w:kern w:val="0"/>
          <w:sz w:val="24"/>
          <w:rPrChange w:id="415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, </w:t>
      </w:r>
      <w:r w:rsidRPr="0068730F">
        <w:rPr>
          <w:rFonts w:ascii="바탕체" w:eastAsia="바탕체" w:hAnsi="바탕체" w:cs="굴림체" w:hint="eastAsia"/>
          <w:kern w:val="0"/>
          <w:sz w:val="24"/>
          <w:rPrChange w:id="416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기대했던</w:t>
      </w:r>
      <w:r w:rsidRPr="0068730F">
        <w:rPr>
          <w:rFonts w:ascii="바탕체" w:eastAsia="바탕체" w:hAnsi="바탕체" w:cs="굴림체"/>
          <w:kern w:val="0"/>
          <w:sz w:val="24"/>
          <w:rPrChange w:id="417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418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이익의</w:t>
      </w:r>
      <w:r w:rsidRPr="0068730F">
        <w:rPr>
          <w:rFonts w:ascii="바탕체" w:eastAsia="바탕체" w:hAnsi="바탕체" w:cs="굴림체"/>
          <w:kern w:val="0"/>
          <w:sz w:val="24"/>
          <w:rPrChange w:id="419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420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상실</w:t>
      </w:r>
      <w:del w:id="421" w:author="MIRACOM" w:date="2026-09-22T15:01:00Z">
        <w:r w:rsidRPr="0068730F" w:rsidDel="004D4D4F">
          <w:rPr>
            <w:rFonts w:ascii="바탕체" w:eastAsia="바탕체" w:hAnsi="바탕체" w:cs="굴림체"/>
            <w:kern w:val="0"/>
            <w:sz w:val="24"/>
            <w:rPrChange w:id="422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delText xml:space="preserve">, </w:delText>
        </w:r>
      </w:del>
      <w:del w:id="423" w:author="MIRACOM" w:date="2026-09-22T15:00:00Z">
        <w:r w:rsidRPr="0068730F" w:rsidDel="004D4D4F">
          <w:rPr>
            <w:rFonts w:ascii="바탕체" w:eastAsia="바탕체" w:hAnsi="바탕체" w:cs="굴림체" w:hint="eastAsia"/>
            <w:kern w:val="0"/>
            <w:sz w:val="24"/>
            <w:rPrChange w:id="424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delText>데이터의</w:delText>
        </w:r>
        <w:r w:rsidRPr="0068730F" w:rsidDel="004D4D4F">
          <w:rPr>
            <w:rFonts w:ascii="바탕체" w:eastAsia="바탕체" w:hAnsi="바탕체" w:cs="굴림체"/>
            <w:kern w:val="0"/>
            <w:sz w:val="24"/>
            <w:rPrChange w:id="425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delText xml:space="preserve"> </w:delText>
        </w:r>
        <w:r w:rsidRPr="0068730F" w:rsidDel="004D4D4F">
          <w:rPr>
            <w:rFonts w:ascii="바탕체" w:eastAsia="바탕체" w:hAnsi="바탕체" w:cs="굴림체" w:hint="eastAsia"/>
            <w:kern w:val="0"/>
            <w:sz w:val="24"/>
            <w:rPrChange w:id="426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delText>분실</w:delText>
        </w:r>
        <w:r w:rsidRPr="0068730F" w:rsidDel="004D4D4F">
          <w:rPr>
            <w:rFonts w:ascii="바탕체" w:eastAsia="바탕체" w:hAnsi="바탕체" w:cs="굴림체"/>
            <w:kern w:val="0"/>
            <w:sz w:val="24"/>
            <w:rPrChange w:id="427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delText xml:space="preserve"> </w:delText>
        </w:r>
        <w:r w:rsidRPr="0068730F" w:rsidDel="004D4D4F">
          <w:rPr>
            <w:rFonts w:ascii="바탕체" w:eastAsia="바탕체" w:hAnsi="바탕체" w:cs="굴림체" w:hint="eastAsia"/>
            <w:kern w:val="0"/>
            <w:sz w:val="24"/>
            <w:rPrChange w:id="428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delText>또는</w:delText>
        </w:r>
        <w:r w:rsidRPr="0068730F" w:rsidDel="004D4D4F">
          <w:rPr>
            <w:rFonts w:ascii="바탕체" w:eastAsia="바탕체" w:hAnsi="바탕체" w:cs="굴림체"/>
            <w:kern w:val="0"/>
            <w:sz w:val="24"/>
            <w:rPrChange w:id="429" w:author="MIRACOM" w:date="2026-09-28T15:10:00Z">
              <w:rPr>
                <w:rFonts w:ascii="바탕체" w:eastAsia="바탕체" w:hAnsi="바탕체" w:cs="굴림체"/>
                <w:kern w:val="0"/>
                <w:sz w:val="24"/>
                <w:highlight w:val="yellow"/>
              </w:rPr>
            </w:rPrChange>
          </w:rPr>
          <w:delText xml:space="preserve"> </w:delText>
        </w:r>
        <w:r w:rsidRPr="0068730F" w:rsidDel="004D4D4F">
          <w:rPr>
            <w:rFonts w:ascii="바탕체" w:eastAsia="바탕체" w:hAnsi="바탕체" w:cs="굴림체" w:hint="eastAsia"/>
            <w:kern w:val="0"/>
            <w:sz w:val="24"/>
            <w:rPrChange w:id="430" w:author="MIRACOM" w:date="2026-09-28T15:10:00Z">
              <w:rPr>
                <w:rFonts w:ascii="바탕체" w:eastAsia="바탕체" w:hAnsi="바탕체" w:cs="굴림체" w:hint="eastAsia"/>
                <w:kern w:val="0"/>
                <w:sz w:val="24"/>
                <w:highlight w:val="yellow"/>
              </w:rPr>
            </w:rPrChange>
          </w:rPr>
          <w:delText>손상</w:delText>
        </w:r>
      </w:del>
      <w:r w:rsidRPr="0068730F">
        <w:rPr>
          <w:rFonts w:ascii="바탕체" w:eastAsia="바탕체" w:hAnsi="바탕체" w:cs="굴림체" w:hint="eastAsia"/>
          <w:kern w:val="0"/>
          <w:sz w:val="24"/>
          <w:rPrChange w:id="431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에</w:t>
      </w:r>
      <w:r w:rsidRPr="0068730F">
        <w:rPr>
          <w:rFonts w:ascii="바탕체" w:eastAsia="바탕체" w:hAnsi="바탕체" w:cs="굴림체"/>
          <w:kern w:val="0"/>
          <w:sz w:val="24"/>
          <w:rPrChange w:id="432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433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대하여는</w:t>
      </w:r>
      <w:r w:rsidRPr="0068730F">
        <w:rPr>
          <w:rFonts w:ascii="바탕체" w:eastAsia="바탕체" w:hAnsi="바탕체" w:cs="굴림체"/>
          <w:kern w:val="0"/>
          <w:sz w:val="24"/>
          <w:rPrChange w:id="434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435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책임을</w:t>
      </w:r>
      <w:r w:rsidRPr="0068730F">
        <w:rPr>
          <w:rFonts w:ascii="바탕체" w:eastAsia="바탕체" w:hAnsi="바탕체" w:cs="굴림체"/>
          <w:kern w:val="0"/>
          <w:sz w:val="24"/>
          <w:rPrChange w:id="436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437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부담하지</w:t>
      </w:r>
      <w:r w:rsidRPr="0068730F">
        <w:rPr>
          <w:rFonts w:ascii="바탕체" w:eastAsia="바탕체" w:hAnsi="바탕체" w:cs="굴림체"/>
          <w:kern w:val="0"/>
          <w:sz w:val="24"/>
          <w:rPrChange w:id="438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 xml:space="preserve"> </w:t>
      </w:r>
      <w:r w:rsidRPr="0068730F">
        <w:rPr>
          <w:rFonts w:ascii="바탕체" w:eastAsia="바탕체" w:hAnsi="바탕체" w:cs="굴림체" w:hint="eastAsia"/>
          <w:kern w:val="0"/>
          <w:sz w:val="24"/>
          <w:rPrChange w:id="439" w:author="MIRACOM" w:date="2026-09-28T15:10:00Z">
            <w:rPr>
              <w:rFonts w:ascii="바탕체" w:eastAsia="바탕체" w:hAnsi="바탕체" w:cs="굴림체" w:hint="eastAsia"/>
              <w:kern w:val="0"/>
              <w:sz w:val="24"/>
              <w:highlight w:val="yellow"/>
            </w:rPr>
          </w:rPrChange>
        </w:rPr>
        <w:t>아니한다</w:t>
      </w:r>
      <w:r w:rsidRPr="0068730F">
        <w:rPr>
          <w:rFonts w:ascii="바탕체" w:eastAsia="바탕체" w:hAnsi="바탕체" w:cs="굴림체"/>
          <w:kern w:val="0"/>
          <w:sz w:val="24"/>
          <w:rPrChange w:id="440" w:author="MIRACOM" w:date="2026-09-28T15:10:00Z">
            <w:rPr>
              <w:rFonts w:ascii="바탕체" w:eastAsia="바탕체" w:hAnsi="바탕체" w:cs="굴림체"/>
              <w:kern w:val="0"/>
              <w:sz w:val="24"/>
              <w:highlight w:val="yellow"/>
            </w:rPr>
          </w:rPrChange>
        </w:rPr>
        <w:t>.</w:t>
      </w:r>
      <w:r w:rsidRPr="0068730F">
        <w:rPr>
          <w:rFonts w:ascii="바탕체" w:eastAsia="바탕체" w:hAnsi="바탕체" w:cs="굴림체"/>
          <w:kern w:val="0"/>
          <w:sz w:val="24"/>
        </w:rPr>
        <w:t xml:space="preserve">   </w:t>
      </w:r>
    </w:p>
    <w:p w14:paraId="3A33EFDD" w14:textId="77777777" w:rsidR="00604160" w:rsidRPr="00FD7CDE" w:rsidRDefault="00604160" w:rsidP="00604160">
      <w:pPr>
        <w:pStyle w:val="s0"/>
        <w:spacing w:line="360" w:lineRule="auto"/>
        <w:rPr>
          <w:rFonts w:ascii="바탕체" w:eastAsia="바탕체" w:hAnsi="바탕체" w:cs="굴림체"/>
        </w:rPr>
      </w:pPr>
    </w:p>
    <w:p w14:paraId="7585C0C8" w14:textId="6C8DB456" w:rsidR="00604160" w:rsidRPr="00EE6F12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  <w:r w:rsidRPr="00EE6F12">
        <w:rPr>
          <w:rFonts w:ascii="바탕체" w:eastAsia="바탕체" w:hAnsi="바탕체" w:hint="eastAsia"/>
        </w:rPr>
        <w:t>제</w:t>
      </w:r>
      <w:r w:rsidRPr="00EE6F12">
        <w:rPr>
          <w:rFonts w:ascii="바탕체" w:eastAsia="바탕체" w:hAnsi="바탕체"/>
        </w:rPr>
        <w:t xml:space="preserve"> </w:t>
      </w:r>
      <w:r w:rsidR="0057756F">
        <w:rPr>
          <w:rFonts w:ascii="바탕체" w:eastAsia="바탕체" w:hAnsi="바탕체"/>
        </w:rPr>
        <w:t>19</w:t>
      </w:r>
      <w:r w:rsidRPr="00EE6F12">
        <w:rPr>
          <w:rFonts w:ascii="바탕체" w:eastAsia="바탕체" w:hAnsi="바탕체"/>
        </w:rPr>
        <w:t xml:space="preserve"> 조 【</w:t>
      </w:r>
      <w:r w:rsidRPr="00EE6F12">
        <w:rPr>
          <w:rFonts w:ascii="바탕체" w:eastAsia="바탕체" w:hAnsi="바탕체" w:hint="eastAsia"/>
        </w:rPr>
        <w:t xml:space="preserve">임직원 </w:t>
      </w:r>
      <w:r>
        <w:rPr>
          <w:rFonts w:ascii="바탕체" w:eastAsia="바탕체" w:hAnsi="바탕체" w:hint="eastAsia"/>
        </w:rPr>
        <w:t>채용·</w:t>
      </w:r>
      <w:r w:rsidRPr="00EE6F12">
        <w:rPr>
          <w:rFonts w:ascii="바탕체" w:eastAsia="바탕체" w:hAnsi="바탕체" w:hint="eastAsia"/>
        </w:rPr>
        <w:t>유인금지</w:t>
      </w:r>
      <w:r w:rsidRPr="00EE6F12">
        <w:rPr>
          <w:rFonts w:ascii="바탕체" w:eastAsia="바탕체" w:hAnsi="바탕체"/>
        </w:rPr>
        <w:t>】</w:t>
      </w:r>
    </w:p>
    <w:p w14:paraId="2741AE25" w14:textId="77777777" w:rsidR="003B2100" w:rsidRDefault="00604160" w:rsidP="00FD7CDE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  <w:r w:rsidRPr="00FD7CDE">
        <w:rPr>
          <w:rFonts w:ascii="바탕체" w:eastAsia="바탕체" w:hAnsi="바탕체" w:cs="굴림체" w:hint="eastAsia"/>
          <w:kern w:val="0"/>
          <w:sz w:val="24"/>
        </w:rPr>
        <w:t>각</w:t>
      </w:r>
      <w:r w:rsidRPr="00FD7CDE">
        <w:rPr>
          <w:rFonts w:ascii="바탕체" w:eastAsia="바탕체" w:hAnsi="바탕체" w:cs="굴림체"/>
          <w:kern w:val="0"/>
          <w:sz w:val="24"/>
        </w:rPr>
        <w:t xml:space="preserve"> 당사자</w:t>
      </w:r>
      <w:r w:rsidRPr="00FD7CDE">
        <w:rPr>
          <w:rFonts w:ascii="바탕체" w:eastAsia="바탕체" w:hAnsi="바탕체" w:cs="굴림체" w:hint="eastAsia"/>
          <w:kern w:val="0"/>
          <w:sz w:val="24"/>
        </w:rPr>
        <w:t>는</w:t>
      </w:r>
      <w:r w:rsidRPr="00FD7CDE">
        <w:rPr>
          <w:rFonts w:ascii="바탕체" w:eastAsia="바탕체" w:hAnsi="바탕체" w:cs="굴림체"/>
          <w:kern w:val="0"/>
          <w:sz w:val="24"/>
        </w:rPr>
        <w:t xml:space="preserve"> 상대</w:t>
      </w:r>
      <w:r w:rsidRPr="00FD7CDE">
        <w:rPr>
          <w:rFonts w:ascii="바탕체" w:eastAsia="바탕체" w:hAnsi="바탕체" w:cs="굴림체" w:hint="eastAsia"/>
          <w:kern w:val="0"/>
          <w:sz w:val="24"/>
        </w:rPr>
        <w:t>방의</w:t>
      </w:r>
      <w:r w:rsidRPr="00FD7CDE">
        <w:rPr>
          <w:rFonts w:ascii="바탕체" w:eastAsia="바탕체" w:hAnsi="바탕체" w:cs="굴림체"/>
          <w:kern w:val="0"/>
          <w:sz w:val="24"/>
        </w:rPr>
        <w:t xml:space="preserve"> 서면 동의 없이</w:t>
      </w:r>
      <w:r w:rsidRPr="00FD7CDE">
        <w:rPr>
          <w:rFonts w:ascii="바탕체" w:eastAsia="바탕체" w:hAnsi="바탕체" w:cs="굴림체" w:hint="eastAsia"/>
          <w:kern w:val="0"/>
          <w:sz w:val="24"/>
        </w:rPr>
        <w:t xml:space="preserve"> 계약기간 및 계약기간 종료 후</w:t>
      </w:r>
      <w:r w:rsidR="00036853">
        <w:rPr>
          <w:rFonts w:ascii="바탕체" w:eastAsia="바탕체" w:hAnsi="바탕체" w:cs="굴림체" w:hint="eastAsia"/>
          <w:kern w:val="0"/>
          <w:sz w:val="24"/>
        </w:rPr>
        <w:t xml:space="preserve"> 12</w:t>
      </w:r>
      <w:r w:rsidRPr="00FD7CDE">
        <w:rPr>
          <w:rFonts w:ascii="바탕체" w:eastAsia="바탕체" w:hAnsi="바탕체" w:cs="굴림체"/>
          <w:kern w:val="0"/>
          <w:sz w:val="24"/>
        </w:rPr>
        <w:t>개월</w:t>
      </w:r>
      <w:r w:rsidRPr="00FD7CDE">
        <w:rPr>
          <w:rFonts w:ascii="바탕체" w:eastAsia="바탕체" w:hAnsi="바탕체" w:cs="굴림체" w:hint="eastAsia"/>
          <w:kern w:val="0"/>
          <w:sz w:val="24"/>
        </w:rPr>
        <w:t xml:space="preserve"> 동안</w:t>
      </w:r>
      <w:r w:rsidR="00FD7CDE" w:rsidRPr="00FD7CDE">
        <w:rPr>
          <w:rFonts w:ascii="바탕체" w:eastAsia="바탕체" w:hAnsi="바탕체" w:cs="굴림체" w:hint="eastAsia"/>
          <w:kern w:val="0"/>
          <w:sz w:val="24"/>
        </w:rPr>
        <w:t xml:space="preserve"> </w:t>
      </w:r>
      <w:r w:rsidRPr="00FD7CDE">
        <w:rPr>
          <w:rFonts w:ascii="바탕체" w:eastAsia="바탕체" w:hAnsi="바탕체" w:cs="굴림체" w:hint="eastAsia"/>
          <w:kern w:val="0"/>
          <w:sz w:val="24"/>
        </w:rPr>
        <w:t xml:space="preserve">본 계약과 관련된 상대방의 </w:t>
      </w:r>
      <w:r w:rsidRPr="00FD7CDE">
        <w:rPr>
          <w:rFonts w:ascii="바탕체" w:eastAsia="바탕체" w:hAnsi="바탕체" w:cs="굴림체"/>
          <w:kern w:val="0"/>
          <w:sz w:val="24"/>
        </w:rPr>
        <w:t xml:space="preserve">직원을 유인하거나 고용해서는 안 </w:t>
      </w:r>
      <w:r w:rsidRPr="00FD7CDE">
        <w:rPr>
          <w:rFonts w:ascii="바탕체" w:eastAsia="바탕체" w:hAnsi="바탕체" w:cs="굴림체" w:hint="eastAsia"/>
          <w:kern w:val="0"/>
          <w:sz w:val="24"/>
        </w:rPr>
        <w:t>된다.</w:t>
      </w:r>
    </w:p>
    <w:p w14:paraId="1DC29417" w14:textId="77777777" w:rsidR="003B2100" w:rsidRDefault="003B2100" w:rsidP="00FD7CDE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</w:p>
    <w:p w14:paraId="4CB7F73E" w14:textId="134C40C7" w:rsidR="003B2100" w:rsidRPr="003B2100" w:rsidRDefault="003B2100" w:rsidP="003B2100">
      <w:pPr>
        <w:pStyle w:val="s0"/>
        <w:spacing w:line="360" w:lineRule="auto"/>
        <w:rPr>
          <w:rFonts w:ascii="바탕체" w:eastAsia="바탕체" w:hAnsi="바탕체"/>
        </w:rPr>
      </w:pPr>
      <w:r w:rsidRPr="003B2100">
        <w:rPr>
          <w:rFonts w:ascii="바탕체" w:eastAsia="바탕체" w:hAnsi="바탕체" w:hint="eastAsia"/>
        </w:rPr>
        <w:t>제</w:t>
      </w:r>
      <w:r>
        <w:rPr>
          <w:rFonts w:ascii="바탕체" w:eastAsia="바탕체" w:hAnsi="바탕체" w:hint="eastAsia"/>
        </w:rPr>
        <w:t xml:space="preserve"> 2</w:t>
      </w:r>
      <w:r w:rsidR="0057756F">
        <w:rPr>
          <w:rFonts w:ascii="바탕체" w:eastAsia="바탕체" w:hAnsi="바탕체"/>
        </w:rPr>
        <w:t>0</w:t>
      </w:r>
      <w:r>
        <w:rPr>
          <w:rFonts w:ascii="바탕체" w:eastAsia="바탕체" w:hAnsi="바탕체"/>
        </w:rPr>
        <w:t xml:space="preserve"> </w:t>
      </w:r>
      <w:r w:rsidRPr="003B2100">
        <w:rPr>
          <w:rFonts w:ascii="바탕체" w:eastAsia="바탕체" w:hAnsi="바탕체" w:hint="eastAsia"/>
        </w:rPr>
        <w:t>조</w:t>
      </w:r>
      <w:r w:rsidR="00F91435">
        <w:rPr>
          <w:rFonts w:ascii="바탕체" w:eastAsia="바탕체" w:hAnsi="바탕체" w:hint="eastAsia"/>
        </w:rPr>
        <w:t xml:space="preserve"> </w:t>
      </w:r>
      <w:r w:rsidRPr="00EE6F12">
        <w:rPr>
          <w:rFonts w:ascii="바탕체" w:eastAsia="바탕체" w:hAnsi="바탕체"/>
        </w:rPr>
        <w:t>【</w:t>
      </w:r>
      <w:r>
        <w:rPr>
          <w:rFonts w:ascii="바탕체" w:eastAsia="바탕체" w:hAnsi="바탕체" w:hint="eastAsia"/>
        </w:rPr>
        <w:t>기술지원 및 교육</w:t>
      </w:r>
      <w:r w:rsidRPr="00EE6F12">
        <w:rPr>
          <w:rFonts w:ascii="바탕체" w:eastAsia="바탕체" w:hAnsi="바탕체"/>
        </w:rPr>
        <w:t>】</w:t>
      </w:r>
      <w:r>
        <w:rPr>
          <w:rFonts w:ascii="바탕체" w:eastAsia="바탕체" w:hAnsi="바탕체" w:hint="eastAsia"/>
        </w:rPr>
        <w:t xml:space="preserve"> </w:t>
      </w:r>
      <w:r w:rsidRPr="003B2100">
        <w:rPr>
          <w:rFonts w:ascii="바탕체" w:eastAsia="바탕체" w:hAnsi="바탕체" w:hint="eastAsia"/>
        </w:rPr>
        <w:t xml:space="preserve"> </w:t>
      </w:r>
    </w:p>
    <w:p w14:paraId="4894EAE7" w14:textId="77777777" w:rsidR="003B2100" w:rsidRPr="003B2100" w:rsidRDefault="003B2100" w:rsidP="003B2100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  <w:r>
        <w:rPr>
          <w:rFonts w:ascii="바탕체" w:eastAsia="바탕체" w:hAnsi="바탕체" w:cs="굴림체" w:hint="eastAsia"/>
          <w:kern w:val="0"/>
          <w:sz w:val="24"/>
        </w:rPr>
        <w:t>①</w:t>
      </w:r>
      <w:r>
        <w:rPr>
          <w:rFonts w:ascii="바탕체" w:eastAsia="바탕체" w:hAnsi="바탕체" w:cs="굴림체"/>
          <w:kern w:val="0"/>
          <w:sz w:val="24"/>
        </w:rPr>
        <w:t xml:space="preserve"> ‘</w:t>
      </w:r>
      <w:r>
        <w:rPr>
          <w:rFonts w:ascii="바탕체" w:eastAsia="바탕체" w:hAnsi="바탕체" w:cs="굴림체" w:hint="eastAsia"/>
          <w:kern w:val="0"/>
          <w:sz w:val="24"/>
        </w:rPr>
        <w:t>도급인</w:t>
      </w:r>
      <w:r>
        <w:rPr>
          <w:rFonts w:ascii="바탕체" w:eastAsia="바탕체" w:hAnsi="바탕체" w:cs="굴림체"/>
          <w:kern w:val="0"/>
          <w:sz w:val="24"/>
        </w:rPr>
        <w:t>’</w:t>
      </w:r>
      <w:r>
        <w:rPr>
          <w:rFonts w:ascii="바탕체" w:eastAsia="바탕체" w:hAnsi="바탕체" w:cs="굴림체" w:hint="eastAsia"/>
          <w:kern w:val="0"/>
          <w:sz w:val="24"/>
        </w:rPr>
        <w:t>은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 계약목적물의 </w:t>
      </w:r>
      <w:r>
        <w:rPr>
          <w:rFonts w:ascii="바탕체" w:eastAsia="바탕체" w:hAnsi="바탕체" w:cs="굴림체" w:hint="eastAsia"/>
          <w:kern w:val="0"/>
          <w:sz w:val="24"/>
        </w:rPr>
        <w:t>검수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가 완료된 이후 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수급인</w:t>
      </w:r>
      <w:r>
        <w:rPr>
          <w:rFonts w:ascii="바탕체" w:eastAsia="바탕체" w:hAnsi="바탕체" w:cs="굴림체"/>
          <w:kern w:val="0"/>
          <w:sz w:val="24"/>
        </w:rPr>
        <w:t>’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에게 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도급인</w:t>
      </w:r>
      <w:r>
        <w:rPr>
          <w:rFonts w:ascii="바탕체" w:eastAsia="바탕체" w:hAnsi="바탕체" w:cs="굴림체"/>
          <w:kern w:val="0"/>
          <w:sz w:val="24"/>
        </w:rPr>
        <w:t>’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의 관련 직원을 대상으로 계약목적물의 사용과 운영을 위하여 필요한 기술지원 및 교육을 실시해줄 것을 요청할 수 있으며, 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수급인</w:t>
      </w:r>
      <w:r>
        <w:rPr>
          <w:rFonts w:ascii="바탕체" w:eastAsia="바탕체" w:hAnsi="바탕체" w:cs="굴림체"/>
          <w:kern w:val="0"/>
          <w:sz w:val="24"/>
        </w:rPr>
        <w:t>’</w:t>
      </w:r>
      <w:r>
        <w:rPr>
          <w:rFonts w:ascii="바탕체" w:eastAsia="바탕체" w:hAnsi="바탕체" w:cs="굴림체" w:hint="eastAsia"/>
          <w:kern w:val="0"/>
          <w:sz w:val="24"/>
        </w:rPr>
        <w:t>은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 이에 성실히 응한다. 동 교육의 일정, 횟수, 시간 등에 대하여 양 당사자는 계약종료 이전에 서면으로 합의한다.</w:t>
      </w:r>
    </w:p>
    <w:p w14:paraId="1404708B" w14:textId="77777777" w:rsidR="003B2100" w:rsidRPr="003B2100" w:rsidRDefault="003B2100" w:rsidP="003B2100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  <w:r>
        <w:rPr>
          <w:rFonts w:ascii="바탕체" w:eastAsia="바탕체" w:hAnsi="바탕체" w:cs="굴림체" w:hint="eastAsia"/>
          <w:kern w:val="0"/>
          <w:sz w:val="24"/>
        </w:rPr>
        <w:t>②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 제</w:t>
      </w:r>
      <w:r>
        <w:rPr>
          <w:rFonts w:ascii="바탕체" w:eastAsia="바탕체" w:hAnsi="바탕체" w:cs="굴림체" w:hint="eastAsia"/>
          <w:kern w:val="0"/>
          <w:sz w:val="24"/>
        </w:rPr>
        <w:t>①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항의 교육이 다음 각 호의 어느 하나에 해당하는 경우 교육에 따른 비용은 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도급인</w:t>
      </w:r>
      <w:r>
        <w:rPr>
          <w:rFonts w:ascii="바탕체" w:eastAsia="바탕체" w:hAnsi="바탕체" w:cs="굴림체"/>
          <w:kern w:val="0"/>
          <w:sz w:val="24"/>
        </w:rPr>
        <w:t>’</w:t>
      </w:r>
      <w:r>
        <w:rPr>
          <w:rFonts w:ascii="바탕체" w:eastAsia="바탕체" w:hAnsi="바탕체" w:cs="굴림체" w:hint="eastAsia"/>
          <w:kern w:val="0"/>
          <w:sz w:val="24"/>
        </w:rPr>
        <w:t>이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 부담한다.</w:t>
      </w:r>
    </w:p>
    <w:p w14:paraId="095E490F" w14:textId="77777777" w:rsidR="003B2100" w:rsidRPr="003B2100" w:rsidRDefault="003B2100" w:rsidP="003B2100">
      <w:pPr>
        <w:wordWrap/>
        <w:adjustRightInd w:val="0"/>
        <w:spacing w:line="360" w:lineRule="auto"/>
        <w:ind w:leftChars="100" w:left="200"/>
        <w:rPr>
          <w:rFonts w:ascii="바탕체" w:eastAsia="바탕체" w:hAnsi="바탕체" w:cs="굴림체"/>
          <w:kern w:val="0"/>
          <w:sz w:val="24"/>
        </w:rPr>
      </w:pPr>
      <w:r>
        <w:rPr>
          <w:rFonts w:ascii="바탕체" w:eastAsia="바탕체" w:hAnsi="바탕체" w:cs="굴림체" w:hint="eastAsia"/>
          <w:kern w:val="0"/>
          <w:sz w:val="24"/>
        </w:rPr>
        <w:t>1.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도급인</w:t>
      </w:r>
      <w:r>
        <w:rPr>
          <w:rFonts w:ascii="바탕체" w:eastAsia="바탕체" w:hAnsi="바탕체" w:cs="굴림체"/>
          <w:kern w:val="0"/>
          <w:sz w:val="24"/>
        </w:rPr>
        <w:t>’</w:t>
      </w:r>
      <w:r>
        <w:rPr>
          <w:rFonts w:ascii="바탕체" w:eastAsia="바탕체" w:hAnsi="바탕체" w:cs="굴림체" w:hint="eastAsia"/>
          <w:kern w:val="0"/>
          <w:sz w:val="24"/>
        </w:rPr>
        <w:t>이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 요청한 기술지원 및 교육을 수행하기 위해 이 계약 이행에 소요되는 자원 이외의 추가 자원이 투입되는 경우</w:t>
      </w:r>
    </w:p>
    <w:p w14:paraId="01257FA6" w14:textId="77777777" w:rsidR="003B2100" w:rsidRPr="003B2100" w:rsidRDefault="003B2100" w:rsidP="003B2100">
      <w:pPr>
        <w:wordWrap/>
        <w:adjustRightInd w:val="0"/>
        <w:spacing w:line="360" w:lineRule="auto"/>
        <w:ind w:firstLineChars="100" w:firstLine="240"/>
        <w:rPr>
          <w:rFonts w:ascii="바탕체" w:eastAsia="바탕체" w:hAnsi="바탕체" w:cs="굴림체"/>
          <w:kern w:val="0"/>
          <w:sz w:val="24"/>
        </w:rPr>
      </w:pPr>
      <w:r>
        <w:rPr>
          <w:rFonts w:ascii="바탕체" w:eastAsia="바탕체" w:hAnsi="바탕체" w:cs="굴림체" w:hint="eastAsia"/>
          <w:kern w:val="0"/>
          <w:sz w:val="24"/>
        </w:rPr>
        <w:lastRenderedPageBreak/>
        <w:t>2.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도급인</w:t>
      </w:r>
      <w:r>
        <w:rPr>
          <w:rFonts w:ascii="바탕체" w:eastAsia="바탕체" w:hAnsi="바탕체" w:cs="굴림체"/>
          <w:kern w:val="0"/>
          <w:sz w:val="24"/>
        </w:rPr>
        <w:t>’</w:t>
      </w:r>
      <w:r>
        <w:rPr>
          <w:rFonts w:ascii="바탕체" w:eastAsia="바탕체" w:hAnsi="바탕체" w:cs="굴림체" w:hint="eastAsia"/>
          <w:kern w:val="0"/>
          <w:sz w:val="24"/>
        </w:rPr>
        <w:t>이</w:t>
      </w:r>
      <w:r w:rsidRPr="003B2100">
        <w:rPr>
          <w:rFonts w:ascii="바탕체" w:eastAsia="바탕체" w:hAnsi="바탕체" w:cs="굴림체" w:hint="eastAsia"/>
          <w:kern w:val="0"/>
          <w:sz w:val="24"/>
        </w:rPr>
        <w:t xml:space="preserve"> 기술지원 및 교육을 수행하기 위해 </w:t>
      </w:r>
      <w:r>
        <w:rPr>
          <w:rFonts w:ascii="바탕체" w:eastAsia="바탕체" w:hAnsi="바탕체" w:cs="굴림체"/>
          <w:kern w:val="0"/>
          <w:sz w:val="24"/>
        </w:rPr>
        <w:t>‘</w:t>
      </w:r>
      <w:r>
        <w:rPr>
          <w:rFonts w:ascii="바탕체" w:eastAsia="바탕체" w:hAnsi="바탕체" w:cs="굴림체" w:hint="eastAsia"/>
          <w:kern w:val="0"/>
          <w:sz w:val="24"/>
        </w:rPr>
        <w:t>수급인</w:t>
      </w:r>
      <w:r>
        <w:rPr>
          <w:rFonts w:ascii="바탕체" w:eastAsia="바탕체" w:hAnsi="바탕체" w:cs="굴림체"/>
          <w:kern w:val="0"/>
          <w:sz w:val="24"/>
        </w:rPr>
        <w:t>’</w:t>
      </w:r>
      <w:r w:rsidRPr="003B2100">
        <w:rPr>
          <w:rFonts w:ascii="바탕체" w:eastAsia="바탕체" w:hAnsi="바탕체" w:cs="굴림체" w:hint="eastAsia"/>
          <w:kern w:val="0"/>
          <w:sz w:val="24"/>
        </w:rPr>
        <w:t>의 상주를 요청하는 경우</w:t>
      </w:r>
    </w:p>
    <w:p w14:paraId="169EA374" w14:textId="5B42758F" w:rsidR="003B2100" w:rsidRDefault="003B2100" w:rsidP="003B2100">
      <w:pPr>
        <w:wordWrap/>
        <w:adjustRightInd w:val="0"/>
        <w:spacing w:line="360" w:lineRule="auto"/>
        <w:ind w:leftChars="100" w:left="200"/>
        <w:rPr>
          <w:rFonts w:ascii="바탕체" w:eastAsia="바탕체" w:hAnsi="바탕체" w:cs="굴림체"/>
          <w:kern w:val="0"/>
          <w:sz w:val="24"/>
        </w:rPr>
      </w:pPr>
      <w:commentRangeStart w:id="441"/>
      <w:del w:id="442" w:author="CHOI Fred (SCK Legal)" w:date="2026-09-18T16:36:00Z">
        <w:r w:rsidDel="00B57EB6">
          <w:rPr>
            <w:rFonts w:ascii="바탕체" w:eastAsia="바탕체" w:hAnsi="바탕체" w:cs="굴림체" w:hint="eastAsia"/>
            <w:kern w:val="0"/>
            <w:sz w:val="24"/>
          </w:rPr>
          <w:delText>3.</w:delText>
        </w:r>
        <w:r w:rsidDel="00B57EB6">
          <w:rPr>
            <w:rFonts w:ascii="바탕체" w:eastAsia="바탕체" w:hAnsi="바탕체" w:cs="굴림체"/>
            <w:kern w:val="0"/>
            <w:sz w:val="24"/>
          </w:rPr>
          <w:delText>‘</w:delText>
        </w:r>
        <w:r w:rsidDel="00B57EB6">
          <w:rPr>
            <w:rFonts w:ascii="바탕체" w:eastAsia="바탕체" w:hAnsi="바탕체" w:cs="굴림체" w:hint="eastAsia"/>
            <w:kern w:val="0"/>
            <w:sz w:val="24"/>
          </w:rPr>
          <w:delText>도급인</w:delText>
        </w:r>
      </w:del>
      <w:commentRangeEnd w:id="441"/>
      <w:r w:rsidR="00B57EB6">
        <w:rPr>
          <w:rStyle w:val="a8"/>
        </w:rPr>
        <w:commentReference w:id="441"/>
      </w:r>
      <w:del w:id="443" w:author="CHOI Fred (SCK Legal)" w:date="2026-09-18T16:36:00Z">
        <w:r w:rsidDel="00B57EB6">
          <w:rPr>
            <w:rFonts w:ascii="바탕체" w:eastAsia="바탕체" w:hAnsi="바탕체" w:cs="굴림체"/>
            <w:kern w:val="0"/>
            <w:sz w:val="24"/>
          </w:rPr>
          <w:delText>’</w:delText>
        </w:r>
        <w:r w:rsidDel="00B57EB6">
          <w:rPr>
            <w:rFonts w:ascii="바탕체" w:eastAsia="바탕체" w:hAnsi="바탕체" w:cs="굴림체" w:hint="eastAsia"/>
            <w:kern w:val="0"/>
            <w:sz w:val="24"/>
          </w:rPr>
          <w:delText>이</w:delText>
        </w:r>
        <w:r w:rsidRPr="003B2100" w:rsidDel="00B57EB6">
          <w:rPr>
            <w:rFonts w:ascii="바탕체" w:eastAsia="바탕체" w:hAnsi="바탕체" w:cs="굴림체" w:hint="eastAsia"/>
            <w:kern w:val="0"/>
            <w:sz w:val="24"/>
          </w:rPr>
          <w:delText xml:space="preserve"> 요청한 기술지원 및 교육이 이 계약 이행에 국한되지 않고 가치있는</w:delText>
        </w:r>
        <w:r w:rsidR="007144DF" w:rsidDel="00B57EB6">
          <w:rPr>
            <w:rFonts w:ascii="바탕체" w:eastAsia="바탕체" w:hAnsi="바탕체" w:cs="굴림체" w:hint="eastAsia"/>
            <w:kern w:val="0"/>
            <w:sz w:val="24"/>
          </w:rPr>
          <w:delText xml:space="preserve"> </w:delText>
        </w:r>
        <w:r w:rsidRPr="003B2100" w:rsidDel="00B57EB6">
          <w:rPr>
            <w:rFonts w:ascii="바탕체" w:eastAsia="바탕체" w:hAnsi="바탕체" w:cs="굴림체" w:hint="eastAsia"/>
            <w:kern w:val="0"/>
            <w:sz w:val="24"/>
          </w:rPr>
          <w:delText xml:space="preserve"> 지식습득의 기회로 인정될 경우</w:delText>
        </w:r>
      </w:del>
    </w:p>
    <w:p w14:paraId="5EF149B2" w14:textId="77777777" w:rsidR="003B2100" w:rsidDel="00C17EC7" w:rsidRDefault="003B2100" w:rsidP="003B2100">
      <w:pPr>
        <w:wordWrap/>
        <w:adjustRightInd w:val="0"/>
        <w:spacing w:line="360" w:lineRule="auto"/>
        <w:ind w:leftChars="100" w:left="200"/>
        <w:rPr>
          <w:del w:id="444" w:author="MIRACOM" w:date="2026-09-22T15:09:00Z"/>
          <w:rFonts w:ascii="바탕체" w:eastAsia="바탕체" w:hAnsi="바탕체" w:cs="굴림체"/>
          <w:kern w:val="0"/>
          <w:sz w:val="24"/>
        </w:rPr>
      </w:pPr>
    </w:p>
    <w:p w14:paraId="69A50B9D" w14:textId="6F5DDDBE" w:rsidR="003B2100" w:rsidRPr="003B2100" w:rsidRDefault="003B2100" w:rsidP="003B2100">
      <w:pPr>
        <w:pStyle w:val="s0"/>
        <w:spacing w:line="360" w:lineRule="auto"/>
        <w:rPr>
          <w:rFonts w:ascii="바탕체" w:eastAsia="바탕체" w:hAnsi="바탕체"/>
        </w:rPr>
      </w:pPr>
      <w:r w:rsidRPr="003B2100">
        <w:rPr>
          <w:rFonts w:ascii="바탕체" w:eastAsia="바탕체" w:hAnsi="바탕체" w:hint="eastAsia"/>
        </w:rPr>
        <w:t>제</w:t>
      </w:r>
      <w:r>
        <w:rPr>
          <w:rFonts w:ascii="바탕체" w:eastAsia="바탕체" w:hAnsi="바탕체" w:hint="eastAsia"/>
        </w:rPr>
        <w:t xml:space="preserve"> 2</w:t>
      </w:r>
      <w:r w:rsidR="0057756F">
        <w:rPr>
          <w:rFonts w:ascii="바탕체" w:eastAsia="바탕체" w:hAnsi="바탕체"/>
        </w:rPr>
        <w:t>1</w:t>
      </w:r>
      <w:r>
        <w:rPr>
          <w:rFonts w:ascii="바탕체" w:eastAsia="바탕체" w:hAnsi="바탕체"/>
        </w:rPr>
        <w:t xml:space="preserve"> </w:t>
      </w:r>
      <w:r w:rsidRPr="003B2100">
        <w:rPr>
          <w:rFonts w:ascii="바탕체" w:eastAsia="바탕체" w:hAnsi="바탕체" w:hint="eastAsia"/>
        </w:rPr>
        <w:t>조</w:t>
      </w:r>
      <w:r w:rsidR="00F91435">
        <w:rPr>
          <w:rFonts w:ascii="바탕체" w:eastAsia="바탕체" w:hAnsi="바탕체" w:hint="eastAsia"/>
        </w:rPr>
        <w:t xml:space="preserve"> </w:t>
      </w:r>
      <w:r w:rsidRPr="00EE6F12">
        <w:rPr>
          <w:rFonts w:ascii="바탕체" w:eastAsia="바탕체" w:hAnsi="바탕체"/>
        </w:rPr>
        <w:t>【</w:t>
      </w:r>
      <w:r>
        <w:rPr>
          <w:rFonts w:ascii="바탕체" w:eastAsia="바탕체" w:hAnsi="바탕체" w:hint="eastAsia"/>
        </w:rPr>
        <w:t>기술자료 제공 요구 금지</w:t>
      </w:r>
      <w:r w:rsidRPr="00EE6F12">
        <w:rPr>
          <w:rFonts w:ascii="바탕체" w:eastAsia="바탕체" w:hAnsi="바탕체"/>
        </w:rPr>
        <w:t>】</w:t>
      </w:r>
      <w:r>
        <w:rPr>
          <w:rFonts w:ascii="바탕체" w:eastAsia="바탕체" w:hAnsi="바탕체" w:hint="eastAsia"/>
        </w:rPr>
        <w:t xml:space="preserve"> </w:t>
      </w:r>
      <w:r w:rsidRPr="003B2100">
        <w:rPr>
          <w:rFonts w:ascii="바탕체" w:eastAsia="바탕체" w:hAnsi="바탕체" w:hint="eastAsia"/>
        </w:rPr>
        <w:t xml:space="preserve"> </w:t>
      </w:r>
    </w:p>
    <w:p w14:paraId="7BBB7560" w14:textId="73E7D1FF" w:rsidR="003B2100" w:rsidRPr="003B2100" w:rsidRDefault="003B2100" w:rsidP="00B57EB6">
      <w:pPr>
        <w:pStyle w:val="s0"/>
        <w:numPr>
          <w:ilvl w:val="0"/>
          <w:numId w:val="3"/>
        </w:numPr>
        <w:spacing w:line="360" w:lineRule="auto"/>
        <w:jc w:val="both"/>
        <w:rPr>
          <w:rFonts w:ascii="바탕체" w:eastAsia="바탕체" w:hAnsi="바탕체" w:cs="굴림체"/>
        </w:rPr>
      </w:pPr>
      <w:del w:id="445" w:author="CHOI Fred (SCK Legal)" w:date="2026-09-18T16:37:00Z">
        <w:r w:rsidDel="00B57EB6">
          <w:rPr>
            <w:rFonts w:ascii="바탕체" w:eastAsia="바탕체" w:hAnsi="바탕체" w:cs="굴림체" w:hint="eastAsia"/>
          </w:rPr>
          <w:delText>①</w:delText>
        </w:r>
      </w:del>
      <w:r>
        <w:rPr>
          <w:rFonts w:ascii="바탕체" w:eastAsia="바탕체" w:hAnsi="바탕체" w:cs="굴림체" w:hint="eastAsia"/>
        </w:rPr>
        <w:t xml:space="preserve"> </w:t>
      </w:r>
      <w:ins w:id="446" w:author="CHOI Fred (SCK Legal)" w:date="2026-09-18T16:37:00Z">
        <w:r w:rsidR="00B57EB6">
          <w:rPr>
            <w:rFonts w:ascii="바탕체" w:eastAsia="바탕체" w:hAnsi="바탕체" w:cs="굴림체" w:hint="eastAsia"/>
          </w:rPr>
          <w:t>당사자 일방은 타</w:t>
        </w:r>
      </w:ins>
      <w:ins w:id="447" w:author="CHOI Fred (SCK Legal)" w:date="2026-09-18T16:38:00Z">
        <w:r w:rsidR="00B57EB6">
          <w:rPr>
            <w:rFonts w:ascii="바탕체" w:eastAsia="바탕체" w:hAnsi="바탕체" w:cs="굴림체" w:hint="eastAsia"/>
          </w:rPr>
          <w:t>방</w:t>
        </w:r>
      </w:ins>
      <w:del w:id="448" w:author="CHOI Fred (SCK Legal)" w:date="2026-09-18T16:37:00Z"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도급인</w:delText>
        </w:r>
        <w:r w:rsidDel="00B57EB6">
          <w:rPr>
            <w:rFonts w:ascii="바탕체" w:eastAsia="바탕체" w:hAnsi="바탕체" w:cs="굴림체"/>
          </w:rPr>
          <w:delText>’</w:delText>
        </w:r>
        <w:r w:rsidDel="00B57EB6">
          <w:rPr>
            <w:rFonts w:ascii="바탕체" w:eastAsia="바탕체" w:hAnsi="바탕체" w:cs="굴림체" w:hint="eastAsia"/>
          </w:rPr>
          <w:delText>은</w:delText>
        </w:r>
        <w:r w:rsidRPr="003B2100" w:rsidDel="00B57EB6">
          <w:rPr>
            <w:rFonts w:ascii="바탕체" w:eastAsia="바탕체" w:hAnsi="바탕체" w:cs="굴림체" w:hint="eastAsia"/>
          </w:rPr>
          <w:delText xml:space="preserve"> </w:delText>
        </w:r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수급인</w:delText>
        </w:r>
        <w:r w:rsidDel="00B57EB6">
          <w:rPr>
            <w:rFonts w:ascii="바탕체" w:eastAsia="바탕체" w:hAnsi="바탕체" w:cs="굴림체"/>
          </w:rPr>
          <w:delText>’</w:delText>
        </w:r>
      </w:del>
      <w:r w:rsidRPr="003B2100">
        <w:rPr>
          <w:rFonts w:ascii="바탕체" w:eastAsia="바탕체" w:hAnsi="바탕체" w:cs="굴림체" w:hint="eastAsia"/>
        </w:rPr>
        <w:t xml:space="preserve">의 기술자료를 자기 또는 제3자에게 제공하도록 요구하지 아니한다. 다만, </w:t>
      </w:r>
      <w:ins w:id="449" w:author="CHOI Fred (SCK Legal)" w:date="2026-09-18T16:38:00Z">
        <w:r w:rsidR="00B57EB6">
          <w:rPr>
            <w:rFonts w:ascii="바탕체" w:eastAsia="바탕체" w:hAnsi="바탕체" w:cs="굴림체" w:hint="eastAsia"/>
          </w:rPr>
          <w:t>당사자가</w:t>
        </w:r>
      </w:ins>
      <w:del w:id="450" w:author="CHOI Fred (SCK Legal)" w:date="2026-09-18T16:38:00Z"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도급인</w:delText>
        </w:r>
        <w:r w:rsidDel="00B57EB6">
          <w:rPr>
            <w:rFonts w:ascii="바탕체" w:eastAsia="바탕체" w:hAnsi="바탕체" w:cs="굴림체"/>
          </w:rPr>
          <w:delText>’</w:delText>
        </w:r>
        <w:r w:rsidR="007144DF" w:rsidDel="00B57EB6">
          <w:rPr>
            <w:rFonts w:ascii="바탕체" w:eastAsia="바탕체" w:hAnsi="바탕체" w:cs="굴림체" w:hint="eastAsia"/>
          </w:rPr>
          <w:delText>이</w:delText>
        </w:r>
      </w:del>
      <w:r w:rsidRPr="003B2100">
        <w:rPr>
          <w:rFonts w:ascii="바탕체" w:eastAsia="바탕체" w:hAnsi="바탕체" w:cs="굴림체" w:hint="eastAsia"/>
        </w:rPr>
        <w:t xml:space="preserve"> 정당한 사유를 입증한 경우에는 요구할 수 있다. 기술자료 제공으로 </w:t>
      </w:r>
      <w:ins w:id="451" w:author="CHOI Fred (SCK Legal)" w:date="2026-09-18T16:38:00Z">
        <w:r w:rsidR="00B57EB6">
          <w:rPr>
            <w:rFonts w:ascii="바탕체" w:eastAsia="바탕체" w:hAnsi="바탕체" w:cs="굴림체" w:hint="eastAsia"/>
          </w:rPr>
          <w:t>상대방 당사자가</w:t>
        </w:r>
      </w:ins>
      <w:del w:id="452" w:author="CHOI Fred (SCK Legal)" w:date="2026-09-18T16:38:00Z"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수급인</w:delText>
        </w:r>
        <w:r w:rsidDel="00B57EB6">
          <w:rPr>
            <w:rFonts w:ascii="바탕체" w:eastAsia="바탕체" w:hAnsi="바탕체" w:cs="굴림체"/>
          </w:rPr>
          <w:delText>’</w:delText>
        </w:r>
        <w:r w:rsidR="007144DF" w:rsidDel="00B57EB6">
          <w:rPr>
            <w:rFonts w:ascii="바탕체" w:eastAsia="바탕체" w:hAnsi="바탕체" w:cs="굴림체" w:hint="eastAsia"/>
          </w:rPr>
          <w:delText>이</w:delText>
        </w:r>
      </w:del>
      <w:r w:rsidRPr="003B2100">
        <w:rPr>
          <w:rFonts w:ascii="바탕체" w:eastAsia="바탕체" w:hAnsi="바탕체" w:cs="굴림체" w:hint="eastAsia"/>
        </w:rPr>
        <w:t xml:space="preserve"> 손해를 입은 경우, </w:t>
      </w:r>
      <w:ins w:id="453" w:author="CHOI Fred (SCK Legal)" w:date="2026-09-18T16:38:00Z">
        <w:r w:rsidR="00B57EB6">
          <w:rPr>
            <w:rFonts w:ascii="바탕체" w:eastAsia="바탕체" w:hAnsi="바탕체" w:cs="굴림체" w:hint="eastAsia"/>
          </w:rPr>
          <w:t>제공한 당사자는</w:t>
        </w:r>
      </w:ins>
      <w:del w:id="454" w:author="CHOI Fred (SCK Legal)" w:date="2026-09-18T16:38:00Z"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도급인</w:delText>
        </w:r>
        <w:r w:rsidDel="00B57EB6">
          <w:rPr>
            <w:rFonts w:ascii="바탕체" w:eastAsia="바탕체" w:hAnsi="바탕체" w:cs="굴림체"/>
          </w:rPr>
          <w:delText>’</w:delText>
        </w:r>
      </w:del>
      <w:del w:id="455" w:author="MIRACOM" w:date="2026-09-22T15:09:00Z">
        <w:r w:rsidDel="00C17EC7">
          <w:rPr>
            <w:rFonts w:ascii="바탕체" w:eastAsia="바탕체" w:hAnsi="바탕체" w:cs="굴림체" w:hint="eastAsia"/>
          </w:rPr>
          <w:delText>은</w:delText>
        </w:r>
      </w:del>
      <w:r w:rsidRPr="003B2100">
        <w:rPr>
          <w:rFonts w:ascii="바탕체" w:eastAsia="바탕체" w:hAnsi="바탕체" w:cs="굴림체" w:hint="eastAsia"/>
        </w:rPr>
        <w:t xml:space="preserve"> </w:t>
      </w:r>
      <w:ins w:id="456" w:author="CHOI Fred (SCK Legal)" w:date="2026-09-18T16:38:00Z">
        <w:r w:rsidR="00B57EB6">
          <w:rPr>
            <w:rFonts w:ascii="바탕체" w:eastAsia="바탕체" w:hAnsi="바탕체" w:cs="굴림체" w:hint="eastAsia"/>
          </w:rPr>
          <w:t>상대방</w:t>
        </w:r>
      </w:ins>
      <w:del w:id="457" w:author="CHOI Fred (SCK Legal)" w:date="2026-09-18T16:38:00Z"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수급인</w:delText>
        </w:r>
        <w:r w:rsidDel="00B57EB6">
          <w:rPr>
            <w:rFonts w:ascii="바탕체" w:eastAsia="바탕체" w:hAnsi="바탕체" w:cs="굴림체"/>
          </w:rPr>
          <w:delText>’</w:delText>
        </w:r>
      </w:del>
      <w:r w:rsidRPr="003B2100">
        <w:rPr>
          <w:rFonts w:ascii="바탕체" w:eastAsia="바탕체" w:hAnsi="바탕체" w:cs="굴림체" w:hint="eastAsia"/>
        </w:rPr>
        <w:t xml:space="preserve">의 손해에 대해 배상할 책임을 진다. </w:t>
      </w:r>
    </w:p>
    <w:p w14:paraId="6192E0EE" w14:textId="0CDBA6B6" w:rsidR="003B2100" w:rsidRPr="003B2100" w:rsidRDefault="003B2100" w:rsidP="003B2100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②</w:t>
      </w:r>
      <w:r w:rsidRPr="003B2100">
        <w:rPr>
          <w:rFonts w:ascii="바탕체" w:eastAsia="바탕체" w:hAnsi="바탕체" w:cs="굴림체" w:hint="eastAsia"/>
        </w:rPr>
        <w:t xml:space="preserve"> </w:t>
      </w:r>
      <w:ins w:id="458" w:author="CHOI Fred (SCK Legal)" w:date="2026-09-18T16:38:00Z">
        <w:r w:rsidR="00B57EB6">
          <w:rPr>
            <w:rFonts w:ascii="바탕체" w:eastAsia="바탕체" w:hAnsi="바탕체" w:cs="굴림체" w:hint="eastAsia"/>
          </w:rPr>
          <w:t>당사자 일방</w:t>
        </w:r>
      </w:ins>
      <w:del w:id="459" w:author="CHOI Fred (SCK Legal)" w:date="2026-09-18T16:38:00Z"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도급인</w:delText>
        </w:r>
        <w:r w:rsidDel="00B57EB6">
          <w:rPr>
            <w:rFonts w:ascii="바탕체" w:eastAsia="바탕체" w:hAnsi="바탕체" w:cs="굴림체"/>
          </w:rPr>
          <w:delText>’</w:delText>
        </w:r>
      </w:del>
      <w:r>
        <w:rPr>
          <w:rFonts w:ascii="바탕체" w:eastAsia="바탕체" w:hAnsi="바탕체" w:cs="굴림체" w:hint="eastAsia"/>
        </w:rPr>
        <w:t>이</w:t>
      </w:r>
      <w:r w:rsidRPr="003B2100">
        <w:rPr>
          <w:rFonts w:ascii="바탕체" w:eastAsia="바탕체" w:hAnsi="바탕체" w:cs="굴림체" w:hint="eastAsia"/>
        </w:rPr>
        <w:t xml:space="preserve"> 제</w:t>
      </w:r>
      <w:r>
        <w:rPr>
          <w:rFonts w:ascii="바탕체" w:eastAsia="바탕체" w:hAnsi="바탕체" w:cs="굴림체" w:hint="eastAsia"/>
        </w:rPr>
        <w:t>①</w:t>
      </w:r>
      <w:r w:rsidRPr="003B2100">
        <w:rPr>
          <w:rFonts w:ascii="바탕체" w:eastAsia="바탕체" w:hAnsi="바탕체" w:cs="굴림체" w:hint="eastAsia"/>
        </w:rPr>
        <w:t xml:space="preserve">항 </w:t>
      </w:r>
      <w:r w:rsidR="007144DF">
        <w:rPr>
          <w:rFonts w:ascii="바탕체" w:eastAsia="바탕체" w:hAnsi="바탕체" w:cs="굴림체" w:hint="eastAsia"/>
        </w:rPr>
        <w:t xml:space="preserve">제1문 </w:t>
      </w:r>
      <w:r w:rsidRPr="003B2100">
        <w:rPr>
          <w:rFonts w:ascii="바탕체" w:eastAsia="바탕체" w:hAnsi="바탕체" w:cs="굴림체" w:hint="eastAsia"/>
        </w:rPr>
        <w:t xml:space="preserve">단서에 따라 정당한 사유를 입증하여 </w:t>
      </w:r>
      <w:ins w:id="460" w:author="CHOI Fred (SCK Legal)" w:date="2026-09-18T16:39:00Z">
        <w:r w:rsidR="00B57EB6">
          <w:rPr>
            <w:rFonts w:ascii="바탕체" w:eastAsia="바탕체" w:hAnsi="바탕체" w:cs="굴림체" w:hint="eastAsia"/>
          </w:rPr>
          <w:t>상대방</w:t>
        </w:r>
      </w:ins>
      <w:del w:id="461" w:author="CHOI Fred (SCK Legal)" w:date="2026-09-18T16:39:00Z"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수급인</w:delText>
        </w:r>
        <w:r w:rsidDel="00B57EB6">
          <w:rPr>
            <w:rFonts w:ascii="바탕체" w:eastAsia="바탕체" w:hAnsi="바탕체" w:cs="굴림체"/>
          </w:rPr>
          <w:delText>’</w:delText>
        </w:r>
      </w:del>
      <w:r w:rsidRPr="003B2100">
        <w:rPr>
          <w:rFonts w:ascii="바탕체" w:eastAsia="바탕체" w:hAnsi="바탕체" w:cs="굴림체" w:hint="eastAsia"/>
        </w:rPr>
        <w:t xml:space="preserve">에게 기술자료를 요구할 경우에는 </w:t>
      </w:r>
      <w:ins w:id="462" w:author="CHOI Fred (SCK Legal)" w:date="2026-09-18T16:39:00Z">
        <w:r w:rsidR="00B57EB6">
          <w:rPr>
            <w:rFonts w:ascii="바탕체" w:eastAsia="바탕체" w:hAnsi="바탕체" w:cs="굴림체" w:hint="eastAsia"/>
          </w:rPr>
          <w:t>상대방</w:t>
        </w:r>
      </w:ins>
      <w:del w:id="463" w:author="CHOI Fred (SCK Legal)" w:date="2026-09-18T16:39:00Z"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수급인</w:delText>
        </w:r>
        <w:r w:rsidDel="00B57EB6">
          <w:rPr>
            <w:rFonts w:ascii="바탕체" w:eastAsia="바탕체" w:hAnsi="바탕체" w:cs="굴림체"/>
          </w:rPr>
          <w:delText>’</w:delText>
        </w:r>
      </w:del>
      <w:r>
        <w:rPr>
          <w:rFonts w:ascii="바탕체" w:eastAsia="바탕체" w:hAnsi="바탕체" w:cs="굴림체" w:hint="eastAsia"/>
        </w:rPr>
        <w:t>과</w:t>
      </w:r>
      <w:r w:rsidRPr="003B2100">
        <w:rPr>
          <w:rFonts w:ascii="바탕체" w:eastAsia="바탕체" w:hAnsi="바탕체" w:cs="굴림체" w:hint="eastAsia"/>
        </w:rPr>
        <w:t xml:space="preserve"> 사전에 협의하고 다음 각 호의 사항을 기재한 서면을 </w:t>
      </w:r>
      <w:ins w:id="464" w:author="CHOI Fred (SCK Legal)" w:date="2026-09-18T16:39:00Z">
        <w:r w:rsidR="00B57EB6">
          <w:rPr>
            <w:rFonts w:ascii="바탕체" w:eastAsia="바탕체" w:hAnsi="바탕체" w:cs="굴림체" w:hint="eastAsia"/>
          </w:rPr>
          <w:t>상대방</w:t>
        </w:r>
      </w:ins>
      <w:del w:id="465" w:author="CHOI Fred (SCK Legal)" w:date="2026-09-18T16:39:00Z">
        <w:r w:rsidR="004B6488" w:rsidDel="00B57EB6">
          <w:rPr>
            <w:rFonts w:ascii="바탕체" w:eastAsia="바탕체" w:hAnsi="바탕체" w:cs="굴림체"/>
          </w:rPr>
          <w:delText>‘</w:delText>
        </w:r>
        <w:r w:rsidR="004B6488" w:rsidDel="00B57EB6">
          <w:rPr>
            <w:rFonts w:ascii="바탕체" w:eastAsia="바탕체" w:hAnsi="바탕체" w:cs="굴림체" w:hint="eastAsia"/>
          </w:rPr>
          <w:delText>수급인</w:delText>
        </w:r>
        <w:r w:rsidR="004B6488" w:rsidDel="00B57EB6">
          <w:rPr>
            <w:rFonts w:ascii="바탕체" w:eastAsia="바탕체" w:hAnsi="바탕체" w:cs="굴림체"/>
          </w:rPr>
          <w:delText>’</w:delText>
        </w:r>
      </w:del>
      <w:r w:rsidRPr="003B2100">
        <w:rPr>
          <w:rFonts w:ascii="바탕체" w:eastAsia="바탕체" w:hAnsi="바탕체" w:cs="굴림체" w:hint="eastAsia"/>
        </w:rPr>
        <w:t>에게 교부한다.</w:t>
      </w:r>
    </w:p>
    <w:p w14:paraId="5ACBEA71" w14:textId="77777777" w:rsidR="003B2100" w:rsidRPr="003B2100" w:rsidRDefault="003B2100" w:rsidP="003B2100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B2100">
        <w:rPr>
          <w:rFonts w:ascii="바탕체" w:eastAsia="바탕체" w:hAnsi="바탕체" w:cs="굴림체" w:hint="eastAsia"/>
        </w:rPr>
        <w:t>1. 기술자료 제공 요구의 목적</w:t>
      </w:r>
    </w:p>
    <w:p w14:paraId="5BEDE50A" w14:textId="77777777" w:rsidR="003B2100" w:rsidRPr="003B2100" w:rsidRDefault="003B2100" w:rsidP="003B2100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B2100">
        <w:rPr>
          <w:rFonts w:ascii="바탕체" w:eastAsia="바탕체" w:hAnsi="바탕체" w:cs="굴림체" w:hint="eastAsia"/>
        </w:rPr>
        <w:t>2. 비밀유지방법 등 요구대상 기술자료의 비밀유지에 관한 사항</w:t>
      </w:r>
    </w:p>
    <w:p w14:paraId="5078915D" w14:textId="77777777" w:rsidR="003B2100" w:rsidRPr="003B2100" w:rsidRDefault="003B2100" w:rsidP="003B2100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B2100">
        <w:rPr>
          <w:rFonts w:ascii="바탕체" w:eastAsia="바탕체" w:hAnsi="바탕체" w:cs="굴림체" w:hint="eastAsia"/>
        </w:rPr>
        <w:t>3. 요구대상 기술자료와 관련된 권리귀속 관계</w:t>
      </w:r>
    </w:p>
    <w:p w14:paraId="3C6D89BB" w14:textId="77777777" w:rsidR="003B2100" w:rsidRPr="003B2100" w:rsidRDefault="003B2100" w:rsidP="003B2100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B2100">
        <w:rPr>
          <w:rFonts w:ascii="바탕체" w:eastAsia="바탕체" w:hAnsi="바탕체" w:cs="굴림체" w:hint="eastAsia"/>
        </w:rPr>
        <w:t>4. 요구대상 기술자료의 대가 및 대가의 지급방법</w:t>
      </w:r>
    </w:p>
    <w:p w14:paraId="5149A8D1" w14:textId="77777777" w:rsidR="003B2100" w:rsidRPr="003B2100" w:rsidRDefault="003B2100" w:rsidP="003B2100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B2100">
        <w:rPr>
          <w:rFonts w:ascii="바탕체" w:eastAsia="바탕체" w:hAnsi="바탕체" w:cs="굴림체" w:hint="eastAsia"/>
        </w:rPr>
        <w:t>5. 요구대상 기술자료의 명칭 및 범위</w:t>
      </w:r>
    </w:p>
    <w:p w14:paraId="11DE4A9F" w14:textId="77777777" w:rsidR="003B2100" w:rsidRPr="003B2100" w:rsidRDefault="003B2100" w:rsidP="003B2100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B2100">
        <w:rPr>
          <w:rFonts w:ascii="바탕체" w:eastAsia="바탕체" w:hAnsi="바탕체" w:cs="굴림체" w:hint="eastAsia"/>
        </w:rPr>
        <w:t>6. 요구일, 제공일 및 제공방법</w:t>
      </w:r>
    </w:p>
    <w:p w14:paraId="17E1706F" w14:textId="58A38DDB" w:rsidR="003B2100" w:rsidRPr="003B2100" w:rsidRDefault="003B2100" w:rsidP="003B2100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3B2100">
        <w:rPr>
          <w:rFonts w:ascii="바탕체" w:eastAsia="바탕체" w:hAnsi="바탕체" w:cs="굴림체" w:hint="eastAsia"/>
        </w:rPr>
        <w:t>7. 그 외</w:t>
      </w:r>
      <w:del w:id="466" w:author="CHOI Fred (SCK Legal)" w:date="2026-09-18T16:39:00Z">
        <w:r w:rsidRPr="003B2100" w:rsidDel="00B57EB6">
          <w:rPr>
            <w:rFonts w:ascii="바탕체" w:eastAsia="바탕체" w:hAnsi="바탕체" w:cs="굴림체" w:hint="eastAsia"/>
          </w:rPr>
          <w:delText xml:space="preserve"> </w:delText>
        </w:r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도급인</w:delText>
        </w:r>
        <w:r w:rsidDel="00B57EB6">
          <w:rPr>
            <w:rFonts w:ascii="바탕체" w:eastAsia="바탕체" w:hAnsi="바탕체" w:cs="굴림체"/>
          </w:rPr>
          <w:delText>’</w:delText>
        </w:r>
        <w:r w:rsidRPr="003B2100" w:rsidDel="00B57EB6">
          <w:rPr>
            <w:rFonts w:ascii="바탕체" w:eastAsia="바탕체" w:hAnsi="바탕체" w:cs="굴림체" w:hint="eastAsia"/>
          </w:rPr>
          <w:delText>의</w:delText>
        </w:r>
      </w:del>
      <w:r w:rsidRPr="003B2100">
        <w:rPr>
          <w:rFonts w:ascii="바탕체" w:eastAsia="바탕체" w:hAnsi="바탕체" w:cs="굴림체" w:hint="eastAsia"/>
        </w:rPr>
        <w:t xml:space="preserve"> 기술자료 제공 요구가 정당함을 입증할 수 있는 사항</w:t>
      </w:r>
    </w:p>
    <w:p w14:paraId="3EA30E6B" w14:textId="51E1F9BE" w:rsidR="003B2100" w:rsidRPr="003B2100" w:rsidRDefault="003B2100" w:rsidP="003B2100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>
        <w:rPr>
          <w:rFonts w:ascii="바탕체" w:eastAsia="바탕체" w:hAnsi="바탕체" w:cs="굴림체" w:hint="eastAsia"/>
        </w:rPr>
        <w:t>③</w:t>
      </w:r>
      <w:r w:rsidRPr="003B2100">
        <w:rPr>
          <w:rFonts w:ascii="바탕체" w:eastAsia="바탕체" w:hAnsi="바탕체" w:cs="굴림체" w:hint="eastAsia"/>
        </w:rPr>
        <w:t xml:space="preserve"> </w:t>
      </w:r>
      <w:ins w:id="467" w:author="CHOI Fred (SCK Legal)" w:date="2026-09-18T16:39:00Z">
        <w:r w:rsidR="00B57EB6">
          <w:rPr>
            <w:rFonts w:ascii="바탕체" w:eastAsia="바탕체" w:hAnsi="바탕체" w:cs="굴림체" w:hint="eastAsia"/>
          </w:rPr>
          <w:t>기술자료를 요청한 당사자</w:t>
        </w:r>
      </w:ins>
      <w:ins w:id="468" w:author="CHOI Fred (SCK Legal)" w:date="2026-09-18T16:40:00Z">
        <w:r w:rsidR="00B57EB6">
          <w:rPr>
            <w:rFonts w:ascii="바탕체" w:eastAsia="바탕체" w:hAnsi="바탕체" w:cs="굴림체" w:hint="eastAsia"/>
          </w:rPr>
          <w:t>는</w:t>
        </w:r>
      </w:ins>
      <w:del w:id="469" w:author="CHOI Fred (SCK Legal)" w:date="2026-09-18T16:39:00Z">
        <w:r w:rsidDel="00B57EB6">
          <w:rPr>
            <w:rFonts w:ascii="바탕체" w:eastAsia="바탕체" w:hAnsi="바탕체" w:cs="굴림체"/>
          </w:rPr>
          <w:delText>‘</w:delText>
        </w:r>
        <w:r w:rsidDel="00B57EB6">
          <w:rPr>
            <w:rFonts w:ascii="바탕체" w:eastAsia="바탕체" w:hAnsi="바탕체" w:cs="굴림체" w:hint="eastAsia"/>
          </w:rPr>
          <w:delText>도급인</w:delText>
        </w:r>
        <w:r w:rsidDel="00B57EB6">
          <w:rPr>
            <w:rFonts w:ascii="바탕체" w:eastAsia="바탕체" w:hAnsi="바탕체" w:cs="굴림체"/>
          </w:rPr>
          <w:delText>’</w:delText>
        </w:r>
      </w:del>
      <w:r>
        <w:rPr>
          <w:rFonts w:ascii="바탕체" w:eastAsia="바탕체" w:hAnsi="바탕체" w:cs="굴림체" w:hint="eastAsia"/>
        </w:rPr>
        <w:t>은</w:t>
      </w:r>
      <w:r w:rsidRPr="003B2100">
        <w:rPr>
          <w:rFonts w:ascii="바탕체" w:eastAsia="바탕체" w:hAnsi="바탕체" w:cs="굴림체" w:hint="eastAsia"/>
        </w:rPr>
        <w:t xml:space="preserve"> 취득한 기술자료를 자기 또는 제3자를 위하여 제</w:t>
      </w:r>
      <w:r>
        <w:rPr>
          <w:rFonts w:ascii="바탕체" w:eastAsia="바탕체" w:hAnsi="바탕체" w:cs="굴림체" w:hint="eastAsia"/>
        </w:rPr>
        <w:t>②</w:t>
      </w:r>
      <w:r w:rsidRPr="003B2100">
        <w:rPr>
          <w:rFonts w:ascii="바탕체" w:eastAsia="바탕체" w:hAnsi="바탕체" w:cs="굴림체" w:hint="eastAsia"/>
        </w:rPr>
        <w:t>항</w:t>
      </w:r>
      <w:r>
        <w:rPr>
          <w:rFonts w:ascii="바탕체" w:eastAsia="바탕체" w:hAnsi="바탕체" w:cs="굴림체" w:hint="eastAsia"/>
        </w:rPr>
        <w:t xml:space="preserve"> </w:t>
      </w:r>
      <w:r w:rsidRPr="003B2100">
        <w:rPr>
          <w:rFonts w:ascii="바탕체" w:eastAsia="바탕체" w:hAnsi="바탕체" w:cs="굴림체" w:hint="eastAsia"/>
        </w:rPr>
        <w:t>제1호의 요구목적 이외의 용도로 유용하거나 제3자에게 제공하지 아니한다.</w:t>
      </w:r>
    </w:p>
    <w:p w14:paraId="106CEC46" w14:textId="77777777" w:rsidR="00135633" w:rsidRDefault="00135633" w:rsidP="00135633">
      <w:pPr>
        <w:pStyle w:val="s0"/>
        <w:spacing w:line="360" w:lineRule="auto"/>
        <w:rPr>
          <w:rFonts w:ascii="바탕체" w:eastAsia="바탕체" w:hAnsi="바탕체" w:cs="굴림체"/>
        </w:rPr>
      </w:pPr>
    </w:p>
    <w:p w14:paraId="3DB10542" w14:textId="4076A2B6" w:rsidR="00135633" w:rsidRPr="00D57CC6" w:rsidRDefault="00135633" w:rsidP="00135633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>
        <w:rPr>
          <w:rFonts w:ascii="바탕체" w:eastAsia="바탕체" w:hAnsi="바탕체" w:cs="굴림체"/>
        </w:rPr>
        <w:t xml:space="preserve"> 2</w:t>
      </w:r>
      <w:r w:rsidR="0057756F">
        <w:rPr>
          <w:rFonts w:ascii="바탕체" w:eastAsia="바탕체" w:hAnsi="바탕체" w:cs="굴림체"/>
        </w:rPr>
        <w:t>2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</w:t>
      </w:r>
      <w:r>
        <w:rPr>
          <w:rFonts w:ascii="바탕체" w:eastAsia="바탕체" w:hAnsi="바탕체" w:cs="굴림체" w:hint="eastAsia"/>
        </w:rPr>
        <w:t>기술자료 임치</w:t>
      </w:r>
      <w:r w:rsidRPr="00D57CC6">
        <w:rPr>
          <w:rFonts w:ascii="바탕체" w:eastAsia="바탕체" w:hAnsi="바탕체" w:cs="굴림체" w:hint="eastAsia"/>
        </w:rPr>
        <w:t>】</w:t>
      </w:r>
    </w:p>
    <w:p w14:paraId="4B2387EC" w14:textId="224D0127" w:rsidR="00135633" w:rsidRPr="00135633" w:rsidRDefault="00135633" w:rsidP="00135633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135633">
        <w:rPr>
          <w:rFonts w:ascii="바탕체" w:eastAsia="바탕체" w:hAnsi="바탕체" w:cs="굴림체" w:hint="eastAsia"/>
        </w:rPr>
        <w:t>①</w:t>
      </w:r>
      <w:r>
        <w:rPr>
          <w:rFonts w:ascii="바탕체" w:eastAsia="바탕체" w:hAnsi="바탕체" w:cs="굴림체" w:hint="eastAsia"/>
        </w:rPr>
        <w:t xml:space="preserve">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도급인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 xml:space="preserve">과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Pr="00135633">
        <w:rPr>
          <w:rFonts w:ascii="바탕체" w:eastAsia="바탕체" w:hAnsi="바탕체" w:cs="굴림체" w:hint="eastAsia"/>
        </w:rPr>
        <w:t xml:space="preserve"> </w:t>
      </w:r>
      <w:r w:rsidR="002F3DF3">
        <w:rPr>
          <w:rFonts w:ascii="바탕체" w:eastAsia="바탕체" w:hAnsi="바탕체" w:cs="굴림체" w:hint="eastAsia"/>
        </w:rPr>
        <w:t>본</w:t>
      </w:r>
      <w:r w:rsidRPr="00135633">
        <w:rPr>
          <w:rFonts w:ascii="바탕체" w:eastAsia="바탕체" w:hAnsi="바탕체" w:cs="굴림체" w:hint="eastAsia"/>
        </w:rPr>
        <w:t xml:space="preserve"> 계약에 따른 결과물의 유지관리 및 안정적 사용을 보장하고 지식재산권을 보호하기 위하여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 w:rsidRPr="00135633">
        <w:rPr>
          <w:rFonts w:ascii="바탕체" w:eastAsia="바탕체" w:hAnsi="바탕체" w:cs="굴림체" w:hint="eastAsia"/>
        </w:rPr>
        <w:t>의 ‘기술자료’를 제3의 기관(이하 ‘임치기관’)에 임치할 수 있다.</w:t>
      </w:r>
      <w:r w:rsidRPr="00135633">
        <w:rPr>
          <w:rFonts w:ascii="바탕체" w:eastAsia="바탕체" w:hAnsi="바탕체" w:cs="굴림체"/>
        </w:rPr>
        <w:t xml:space="preserve"> </w:t>
      </w:r>
    </w:p>
    <w:p w14:paraId="2D22457F" w14:textId="77777777" w:rsidR="00135633" w:rsidRPr="00135633" w:rsidRDefault="00135633" w:rsidP="00135633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135633">
        <w:rPr>
          <w:rFonts w:ascii="바탕체" w:eastAsia="바탕체" w:hAnsi="바탕체" w:cs="굴림체" w:hint="eastAsia"/>
        </w:rPr>
        <w:t>② 제</w:t>
      </w:r>
      <w:r>
        <w:rPr>
          <w:rFonts w:ascii="바탕체" w:eastAsia="바탕체" w:hAnsi="바탕체" w:cs="굴림체" w:hint="eastAsia"/>
        </w:rPr>
        <w:t>①</w:t>
      </w:r>
      <w:r w:rsidRPr="00135633">
        <w:rPr>
          <w:rFonts w:ascii="바탕체" w:eastAsia="바탕체" w:hAnsi="바탕체" w:cs="굴림체" w:hint="eastAsia"/>
        </w:rPr>
        <w:t>항에서 ‘기술자료’라 함은 다음 각 호의 어느 하나를 의미한다.</w:t>
      </w:r>
    </w:p>
    <w:p w14:paraId="16D0EE09" w14:textId="77777777" w:rsidR="00135633" w:rsidRPr="00135633" w:rsidRDefault="00135633" w:rsidP="00135633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135633">
        <w:rPr>
          <w:rFonts w:ascii="바탕체" w:eastAsia="바탕체" w:hAnsi="바탕체" w:cs="굴림체" w:hint="eastAsia"/>
        </w:rPr>
        <w:t>1. 소스코드 및 오브젝트 코드의 복제물</w:t>
      </w:r>
    </w:p>
    <w:p w14:paraId="68487B07" w14:textId="77777777" w:rsidR="00135633" w:rsidRPr="00135633" w:rsidRDefault="00135633" w:rsidP="00135633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135633">
        <w:rPr>
          <w:rFonts w:ascii="바탕체" w:eastAsia="바탕체" w:hAnsi="바탕체" w:cs="굴림체" w:hint="eastAsia"/>
        </w:rPr>
        <w:t>2. 기술정보(매뉴얼, 설계서, 사양서, 플로우차트, 유지관리자료 등)</w:t>
      </w:r>
    </w:p>
    <w:p w14:paraId="3FA49861" w14:textId="77777777" w:rsidR="00135633" w:rsidRPr="00135633" w:rsidRDefault="00135633" w:rsidP="00135633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135633">
        <w:rPr>
          <w:rFonts w:ascii="바탕체" w:eastAsia="바탕체" w:hAnsi="바탕체" w:cs="굴림체" w:hint="eastAsia"/>
        </w:rPr>
        <w:lastRenderedPageBreak/>
        <w:t>3. 기타 원가산정자료 등 양 당사자가 합의하여 정하는 것</w:t>
      </w:r>
    </w:p>
    <w:p w14:paraId="28769D1A" w14:textId="77777777" w:rsidR="00135633" w:rsidRPr="00135633" w:rsidRDefault="00135633" w:rsidP="00135633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135633">
        <w:rPr>
          <w:rFonts w:ascii="바탕체" w:eastAsia="바탕체" w:hAnsi="바탕체" w:cs="굴림체" w:hint="eastAsia"/>
        </w:rPr>
        <w:t>③ 제</w:t>
      </w:r>
      <w:r>
        <w:rPr>
          <w:rFonts w:ascii="바탕체" w:eastAsia="바탕체" w:hAnsi="바탕체" w:cs="굴림체" w:hint="eastAsia"/>
        </w:rPr>
        <w:t>①</w:t>
      </w:r>
      <w:r w:rsidRPr="00135633">
        <w:rPr>
          <w:rFonts w:ascii="바탕체" w:eastAsia="바탕체" w:hAnsi="바탕체" w:cs="굴림체" w:hint="eastAsia"/>
        </w:rPr>
        <w:t xml:space="preserve">항에 의하여 ‘기술자료’를 임치한 경우, </w:t>
      </w:r>
      <w:r>
        <w:rPr>
          <w:rFonts w:ascii="바탕체" w:eastAsia="바탕체" w:hAnsi="바탕체" w:cs="굴림체"/>
        </w:rPr>
        <w:t>‘</w:t>
      </w:r>
      <w:r>
        <w:rPr>
          <w:rFonts w:ascii="바탕체" w:eastAsia="바탕체" w:hAnsi="바탕체" w:cs="굴림체" w:hint="eastAsia"/>
        </w:rPr>
        <w:t>수급인</w:t>
      </w:r>
      <w:r>
        <w:rPr>
          <w:rFonts w:ascii="바탕체" w:eastAsia="바탕체" w:hAnsi="바탕체" w:cs="굴림체"/>
        </w:rPr>
        <w:t>’</w:t>
      </w:r>
      <w:r>
        <w:rPr>
          <w:rFonts w:ascii="바탕체" w:eastAsia="바탕체" w:hAnsi="바탕체" w:cs="굴림체" w:hint="eastAsia"/>
        </w:rPr>
        <w:t>은</w:t>
      </w:r>
      <w:r w:rsidRPr="00135633">
        <w:rPr>
          <w:rFonts w:ascii="바탕체" w:eastAsia="바탕체" w:hAnsi="바탕체" w:cs="굴림체" w:hint="eastAsia"/>
        </w:rPr>
        <w:t xml:space="preserve"> 이 계약목적물의 기능 수행에 있어 중요한 변경사항이 발생한 때에는 해당 변경사항이 발생한 날로부터 30일 이내에 추가 임치한다.</w:t>
      </w:r>
    </w:p>
    <w:p w14:paraId="6975BC72" w14:textId="77777777" w:rsidR="00135633" w:rsidRPr="00135633" w:rsidRDefault="00135633" w:rsidP="00135633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135633">
        <w:rPr>
          <w:rFonts w:ascii="바탕체" w:eastAsia="바탕체" w:hAnsi="바탕체" w:cs="굴림체" w:hint="eastAsia"/>
        </w:rPr>
        <w:t>④ 제</w:t>
      </w:r>
      <w:r>
        <w:rPr>
          <w:rFonts w:ascii="바탕체" w:eastAsia="바탕체" w:hAnsi="바탕체" w:cs="굴림체" w:hint="eastAsia"/>
        </w:rPr>
        <w:t>①</w:t>
      </w:r>
      <w:r w:rsidRPr="00135633">
        <w:rPr>
          <w:rFonts w:ascii="바탕체" w:eastAsia="바탕체" w:hAnsi="바탕체" w:cs="굴림체" w:hint="eastAsia"/>
        </w:rPr>
        <w:t>항에 의하여 ‘기술자료’를 임치한 경우, 임치를 위하여 발생하는 비용은 원칙적으로 임치를 요구한 당사자가 부담한다. 단, 양 당사자가 협의하여 달리 정한 경우에는 그러지</w:t>
      </w:r>
      <w:r w:rsidRPr="00135633">
        <w:rPr>
          <w:rFonts w:ascii="바탕체" w:eastAsia="바탕체" w:hAnsi="바탕체" w:cs="굴림체"/>
        </w:rPr>
        <w:t xml:space="preserve"> </w:t>
      </w:r>
      <w:r w:rsidRPr="00135633">
        <w:rPr>
          <w:rFonts w:ascii="바탕체" w:eastAsia="바탕체" w:hAnsi="바탕체" w:cs="굴림체" w:hint="eastAsia"/>
        </w:rPr>
        <w:t>아니하다.</w:t>
      </w:r>
    </w:p>
    <w:p w14:paraId="64CB3E9F" w14:textId="77777777" w:rsidR="00604160" w:rsidRPr="00135633" w:rsidRDefault="00604160" w:rsidP="003B2100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</w:p>
    <w:p w14:paraId="642E5877" w14:textId="43601A88" w:rsidR="00604160" w:rsidRPr="00D57CC6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="00135633">
        <w:rPr>
          <w:rFonts w:ascii="바탕체" w:eastAsia="바탕체" w:hAnsi="바탕체" w:cs="굴림체"/>
        </w:rPr>
        <w:t xml:space="preserve"> 2</w:t>
      </w:r>
      <w:r w:rsidR="0057756F">
        <w:rPr>
          <w:rFonts w:ascii="바탕체" w:eastAsia="바탕체" w:hAnsi="바탕체" w:cs="굴림체"/>
        </w:rPr>
        <w:t>3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</w:t>
      </w:r>
      <w:r w:rsidR="00E16103">
        <w:rPr>
          <w:rFonts w:ascii="바탕체" w:eastAsia="바탕체" w:hAnsi="바탕체" w:cs="굴림체" w:hint="eastAsia"/>
        </w:rPr>
        <w:t xml:space="preserve">계약의 </w:t>
      </w:r>
      <w:r w:rsidRPr="00D57CC6">
        <w:rPr>
          <w:rFonts w:ascii="바탕체" w:eastAsia="바탕체" w:hAnsi="바탕체" w:cs="굴림체" w:hint="eastAsia"/>
        </w:rPr>
        <w:t>해지】</w:t>
      </w:r>
    </w:p>
    <w:p w14:paraId="6104ACFD" w14:textId="37CFB7A1" w:rsidR="00604160" w:rsidRPr="00D57CC6" w:rsidRDefault="00604160" w:rsidP="00E16103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각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당사자는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다음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각호의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최고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없이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</w:t>
      </w:r>
      <w:r w:rsidR="00E16103">
        <w:rPr>
          <w:rFonts w:ascii="바탕체" w:eastAsia="바탕체" w:hAnsi="바탕체" w:cs="굴림체" w:hint="eastAsia"/>
        </w:rPr>
        <w:t xml:space="preserve">계약의 전부 또는 일부를 </w:t>
      </w:r>
      <w:r w:rsidRPr="00D57CC6">
        <w:rPr>
          <w:rFonts w:ascii="바탕체" w:eastAsia="바탕체" w:hAnsi="바탕체" w:cs="굴림체" w:hint="eastAsia"/>
        </w:rPr>
        <w:t>해지할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있다</w:t>
      </w:r>
      <w:r w:rsidRPr="00D57CC6">
        <w:rPr>
          <w:rFonts w:ascii="바탕체" w:eastAsia="바탕체" w:hAnsi="바탕체" w:cs="굴림체"/>
        </w:rPr>
        <w:t>.</w:t>
      </w:r>
    </w:p>
    <w:p w14:paraId="0B6D44FF" w14:textId="77777777" w:rsidR="00604160" w:rsidRPr="00D57CC6" w:rsidRDefault="00604160" w:rsidP="00A658AA">
      <w:pPr>
        <w:pStyle w:val="s0"/>
        <w:spacing w:line="360" w:lineRule="auto"/>
        <w:ind w:firstLineChars="100" w:firstLine="240"/>
        <w:jc w:val="both"/>
        <w:rPr>
          <w:rFonts w:ascii="바탕체" w:eastAsia="바탕체" w:hAnsi="바탕체" w:cs="굴림체"/>
        </w:rPr>
      </w:pPr>
      <w:r w:rsidRPr="00D57CC6">
        <w:rPr>
          <w:rFonts w:ascii="바탕체" w:eastAsia="바탕체" w:hAnsi="바탕체" w:cs="굴림체"/>
        </w:rPr>
        <w:t>1.</w:t>
      </w:r>
      <w:r w:rsidRPr="00D57CC6">
        <w:rPr>
          <w:rFonts w:ascii="바탕체" w:eastAsia="바탕체" w:hAnsi="바탕체" w:cs="바탕"/>
        </w:rPr>
        <w:t xml:space="preserve"> </w:t>
      </w:r>
      <w:r w:rsidRPr="00D57CC6">
        <w:rPr>
          <w:rFonts w:ascii="바탕체" w:eastAsia="바탕체" w:hAnsi="바탕체" w:cs="굴림체" w:hint="eastAsia"/>
        </w:rPr>
        <w:t>상대방이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부도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은행거래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정지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워크아웃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파산신청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회생절차개시신청을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</w:t>
      </w:r>
    </w:p>
    <w:p w14:paraId="79FCB15E" w14:textId="77777777" w:rsidR="00A658AA" w:rsidRDefault="00604160" w:rsidP="00A658AA">
      <w:pPr>
        <w:pStyle w:val="s0"/>
        <w:spacing w:line="360" w:lineRule="auto"/>
        <w:ind w:leftChars="100" w:left="200"/>
        <w:jc w:val="both"/>
        <w:rPr>
          <w:rFonts w:ascii="바탕체" w:eastAsia="바탕체" w:hAnsi="바탕체" w:cs="굴림체"/>
        </w:rPr>
      </w:pPr>
      <w:r w:rsidRPr="00D57CC6">
        <w:rPr>
          <w:rFonts w:ascii="바탕체" w:eastAsia="바탕체" w:hAnsi="바탕체" w:cs="굴림체"/>
        </w:rPr>
        <w:t>2.</w:t>
      </w:r>
      <w:r w:rsidRPr="00D57CC6">
        <w:rPr>
          <w:rFonts w:ascii="바탕체" w:eastAsia="바탕체" w:hAnsi="바탕체" w:cs="바탕"/>
        </w:rPr>
        <w:t xml:space="preserve"> </w:t>
      </w:r>
      <w:r w:rsidRPr="00D57CC6">
        <w:rPr>
          <w:rFonts w:ascii="바탕체" w:eastAsia="바탕체" w:hAnsi="바탕체" w:cs="굴림체" w:hint="eastAsia"/>
        </w:rPr>
        <w:t>상대방이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자산에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대하여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압류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가압류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가처분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소송</w:t>
      </w:r>
      <w:r w:rsidRPr="00D57CC6">
        <w:rPr>
          <w:rFonts w:ascii="바탕체" w:eastAsia="바탕체" w:hAnsi="바탕체" w:cs="굴림체"/>
        </w:rPr>
        <w:t xml:space="preserve">, </w:t>
      </w:r>
      <w:r w:rsidRPr="00D57CC6">
        <w:rPr>
          <w:rFonts w:ascii="바탕체" w:eastAsia="바탕체" w:hAnsi="바탕체" w:cs="굴림체" w:hint="eastAsia"/>
        </w:rPr>
        <w:t>경매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등의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강제집행을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당하여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사실상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이행할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없게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</w:t>
      </w:r>
    </w:p>
    <w:p w14:paraId="6E2D4EF8" w14:textId="0FFB355C" w:rsidR="00604160" w:rsidRPr="00EE6F12" w:rsidRDefault="00604160" w:rsidP="00E16103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②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각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당사자는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상대방에게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다음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각호의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사유가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발생한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</w:t>
      </w:r>
      <w:r w:rsidR="00E16103">
        <w:rPr>
          <w:rFonts w:ascii="바탕체" w:eastAsia="바탕체" w:hAnsi="바탕체" w:cs="굴림체"/>
        </w:rPr>
        <w:t>, 10</w:t>
      </w:r>
      <w:r w:rsidRPr="00D57CC6">
        <w:rPr>
          <w:rFonts w:ascii="바탕체" w:eastAsia="바탕체" w:hAnsi="바탕체" w:cs="굴림체" w:hint="eastAsia"/>
        </w:rPr>
        <w:t>일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이상의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기간을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정하여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서면으로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시정을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요구할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있으며</w:t>
      </w:r>
      <w:r w:rsidRPr="00D57CC6">
        <w:rPr>
          <w:rFonts w:ascii="바탕체" w:eastAsia="바탕체" w:hAnsi="바탕체" w:cs="굴림체"/>
        </w:rPr>
        <w:t xml:space="preserve">, </w:t>
      </w:r>
      <w:r w:rsidRPr="00EE6F12">
        <w:rPr>
          <w:rFonts w:ascii="바탕체" w:eastAsia="바탕체" w:hAnsi="바탕체" w:cs="굴림체" w:hint="eastAsia"/>
        </w:rPr>
        <w:t>해당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시정요구</w:t>
      </w:r>
      <w:r w:rsidRPr="00EE6F12">
        <w:rPr>
          <w:rFonts w:ascii="바탕체" w:eastAsia="바탕체" w:hAnsi="바탕체" w:cs="바탕"/>
        </w:rPr>
        <w:t xml:space="preserve"> </w:t>
      </w:r>
      <w:r w:rsidRPr="00EE6F12">
        <w:rPr>
          <w:rFonts w:ascii="바탕체" w:eastAsia="바탕체" w:hAnsi="바탕체" w:cs="굴림체" w:hint="eastAsia"/>
        </w:rPr>
        <w:t>기간</w:t>
      </w:r>
      <w:r w:rsidRPr="00EE6F12">
        <w:rPr>
          <w:rFonts w:ascii="바탕체" w:eastAsia="바탕체" w:hAnsi="바탕체" w:cs="바탕"/>
        </w:rPr>
        <w:t xml:space="preserve"> </w:t>
      </w:r>
      <w:r w:rsidRPr="00EE6F12">
        <w:rPr>
          <w:rFonts w:ascii="바탕체" w:eastAsia="바탕체" w:hAnsi="바탕체" w:cs="굴림체" w:hint="eastAsia"/>
        </w:rPr>
        <w:t>내에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시정되지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않는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경우에는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본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계약을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해지할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수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있다</w:t>
      </w:r>
      <w:r w:rsidRPr="00EE6F12">
        <w:rPr>
          <w:rFonts w:ascii="바탕체" w:eastAsia="바탕체" w:hAnsi="바탕체" w:cs="굴림체"/>
        </w:rPr>
        <w:t>.</w:t>
      </w:r>
      <w:r w:rsidRPr="00EE6F12">
        <w:rPr>
          <w:rFonts w:ascii="바탕체" w:eastAsia="바탕체" w:hAnsi="바탕체" w:cs="굴림체" w:hint="eastAsia"/>
        </w:rPr>
        <w:t xml:space="preserve"> </w:t>
      </w:r>
    </w:p>
    <w:p w14:paraId="5B3B689E" w14:textId="77777777" w:rsidR="00604160" w:rsidRPr="00EE6F12" w:rsidRDefault="00604160" w:rsidP="00E16103">
      <w:pPr>
        <w:pStyle w:val="s0"/>
        <w:spacing w:line="360" w:lineRule="auto"/>
        <w:ind w:leftChars="142" w:left="709" w:hangingChars="177" w:hanging="425"/>
        <w:jc w:val="both"/>
        <w:rPr>
          <w:rFonts w:ascii="바탕체" w:eastAsia="바탕체" w:hAnsi="바탕체"/>
        </w:rPr>
      </w:pPr>
      <w:r w:rsidRPr="00EE6F12">
        <w:rPr>
          <w:rFonts w:ascii="바탕체" w:eastAsia="바탕체" w:hAnsi="바탕체" w:cs="굴림체"/>
        </w:rPr>
        <w:t xml:space="preserve">1. </w:t>
      </w:r>
      <w:r w:rsidRPr="00EE6F12">
        <w:rPr>
          <w:rFonts w:ascii="바탕체" w:eastAsia="바탕체" w:hAnsi="바탕체" w:cs="굴림체" w:hint="eastAsia"/>
        </w:rPr>
        <w:t>본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계약을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위반하고</w:t>
      </w:r>
      <w:r w:rsidRPr="00EE6F12">
        <w:rPr>
          <w:rFonts w:ascii="바탕체" w:eastAsia="바탕체" w:hAnsi="바탕체" w:cs="굴림체"/>
        </w:rPr>
        <w:t xml:space="preserve">, </w:t>
      </w:r>
      <w:r w:rsidRPr="00EE6F12">
        <w:rPr>
          <w:rFonts w:ascii="바탕체" w:eastAsia="바탕체" w:hAnsi="바탕체" w:cs="굴림체" w:hint="eastAsia"/>
        </w:rPr>
        <w:t>그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위반으로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인하여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본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계약의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목적을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달성할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수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없다고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인정되는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경우</w:t>
      </w:r>
    </w:p>
    <w:p w14:paraId="11295E3A" w14:textId="77777777" w:rsidR="00604160" w:rsidRPr="00EE6F12" w:rsidRDefault="00604160" w:rsidP="00E16103">
      <w:pPr>
        <w:pStyle w:val="s0"/>
        <w:spacing w:line="360" w:lineRule="auto"/>
        <w:jc w:val="both"/>
        <w:rPr>
          <w:rFonts w:ascii="바탕체" w:eastAsia="바탕체" w:hAnsi="바탕체"/>
        </w:rPr>
      </w:pPr>
      <w:r w:rsidRPr="00EE6F12">
        <w:rPr>
          <w:rFonts w:ascii="바탕체" w:eastAsia="바탕체" w:hAnsi="바탕체" w:cs="굴림체"/>
        </w:rPr>
        <w:t xml:space="preserve">   2. </w:t>
      </w:r>
      <w:r w:rsidRPr="00EE6F12">
        <w:rPr>
          <w:rFonts w:ascii="바탕체" w:eastAsia="바탕체" w:hAnsi="바탕체" w:cs="굴림체" w:hint="eastAsia"/>
        </w:rPr>
        <w:t>계약을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이행할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수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없는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객관적이고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명백한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사정이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발생한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경우</w:t>
      </w:r>
    </w:p>
    <w:p w14:paraId="7B108EF7" w14:textId="77777777" w:rsidR="00604160" w:rsidRPr="00EE6F12" w:rsidRDefault="00604160" w:rsidP="00E16103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EE6F12">
        <w:rPr>
          <w:rFonts w:ascii="바탕체" w:eastAsia="바탕체" w:hAnsi="바탕체" w:cs="굴림체"/>
        </w:rPr>
        <w:t xml:space="preserve">   3. </w:t>
      </w:r>
      <w:r w:rsidRPr="00EE6F12">
        <w:rPr>
          <w:rFonts w:ascii="바탕체" w:eastAsia="바탕체" w:hAnsi="바탕체" w:cs="굴림체" w:hint="eastAsia"/>
        </w:rPr>
        <w:t>일방의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귀책사유로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사업수행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정지기간이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계약기간의</w:t>
      </w:r>
      <w:r w:rsidR="00061971">
        <w:rPr>
          <w:rFonts w:ascii="바탕체" w:eastAsia="바탕체" w:hAnsi="바탕체" w:cs="굴림체"/>
        </w:rPr>
        <w:t xml:space="preserve"> 20</w:t>
      </w:r>
      <w:r w:rsidRPr="00EE6F12">
        <w:rPr>
          <w:rFonts w:ascii="바탕체" w:eastAsia="바탕체" w:hAnsi="바탕체" w:cs="굴림체"/>
        </w:rPr>
        <w:t>/100</w:t>
      </w:r>
      <w:r w:rsidRPr="00EE6F12">
        <w:rPr>
          <w:rFonts w:ascii="바탕체" w:eastAsia="바탕체" w:hAnsi="바탕체" w:cs="굴림체" w:hint="eastAsia"/>
        </w:rPr>
        <w:t>를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초과한</w:t>
      </w:r>
      <w:r w:rsidRPr="00EE6F12">
        <w:rPr>
          <w:rFonts w:ascii="바탕체" w:eastAsia="바탕체" w:hAnsi="바탕체" w:cs="굴림체"/>
        </w:rPr>
        <w:t xml:space="preserve"> </w:t>
      </w:r>
      <w:r w:rsidRPr="00EE6F12">
        <w:rPr>
          <w:rFonts w:ascii="바탕체" w:eastAsia="바탕체" w:hAnsi="바탕체" w:cs="굴림체" w:hint="eastAsia"/>
        </w:rPr>
        <w:t>경우</w:t>
      </w:r>
    </w:p>
    <w:p w14:paraId="454986E7" w14:textId="5676FECE" w:rsidR="00A658AA" w:rsidRDefault="00604160" w:rsidP="00A658AA">
      <w:pPr>
        <w:pStyle w:val="s0"/>
        <w:spacing w:line="360" w:lineRule="auto"/>
        <w:ind w:firstLineChars="150" w:firstLine="360"/>
        <w:jc w:val="both"/>
        <w:rPr>
          <w:ins w:id="470" w:author="CHOI Fred (SCK Legal)" w:date="2026-09-18T16:40:00Z"/>
          <w:rFonts w:ascii="바탕체" w:eastAsia="바탕체" w:hAnsi="바탕체"/>
        </w:rPr>
      </w:pPr>
      <w:r w:rsidRPr="00EE6F12">
        <w:rPr>
          <w:rFonts w:ascii="바탕체" w:eastAsia="바탕체" w:hAnsi="바탕체"/>
        </w:rPr>
        <w:t xml:space="preserve">4. </w:t>
      </w:r>
      <w:r w:rsidR="00FE131D">
        <w:rPr>
          <w:rFonts w:ascii="바탕체" w:eastAsia="바탕체" w:hAnsi="바탕체" w:cs="굴림체"/>
        </w:rPr>
        <w:t>‘</w:t>
      </w:r>
      <w:r w:rsidRPr="00EE6F12">
        <w:rPr>
          <w:rFonts w:ascii="바탕체" w:eastAsia="바탕체" w:hAnsi="바탕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Pr="00EE6F12">
        <w:rPr>
          <w:rFonts w:ascii="바탕체" w:eastAsia="바탕체" w:hAnsi="바탕체"/>
        </w:rPr>
        <w:t>이 2회 이상 대금 지급을 지체한 경우</w:t>
      </w:r>
    </w:p>
    <w:p w14:paraId="2E1A051F" w14:textId="70CEED29" w:rsidR="00B35987" w:rsidRDefault="00B35987" w:rsidP="00A658AA">
      <w:pPr>
        <w:pStyle w:val="s0"/>
        <w:spacing w:line="360" w:lineRule="auto"/>
        <w:ind w:firstLineChars="150" w:firstLine="360"/>
        <w:jc w:val="both"/>
        <w:rPr>
          <w:rFonts w:ascii="바탕체" w:eastAsia="바탕체" w:hAnsi="바탕체"/>
        </w:rPr>
      </w:pPr>
      <w:ins w:id="471" w:author="CHOI Fred (SCK Legal)" w:date="2026-09-18T16:40:00Z">
        <w:r>
          <w:rPr>
            <w:rFonts w:ascii="바탕체" w:eastAsia="바탕체" w:hAnsi="바탕체" w:hint="eastAsia"/>
          </w:rPr>
          <w:t>5</w:t>
        </w:r>
        <w:r>
          <w:rPr>
            <w:rFonts w:ascii="바탕체" w:eastAsia="바탕체" w:hAnsi="바탕체"/>
          </w:rPr>
          <w:t>. ‘</w:t>
        </w:r>
        <w:r>
          <w:rPr>
            <w:rFonts w:ascii="바탕체" w:eastAsia="바탕체" w:hAnsi="바탕체" w:hint="eastAsia"/>
          </w:rPr>
          <w:t>수급인</w:t>
        </w:r>
        <w:r>
          <w:rPr>
            <w:rFonts w:ascii="바탕체" w:eastAsia="바탕체" w:hAnsi="바탕체"/>
          </w:rPr>
          <w:t>’</w:t>
        </w:r>
        <w:r>
          <w:rPr>
            <w:rFonts w:ascii="바탕체" w:eastAsia="바탕체" w:hAnsi="바탕체" w:hint="eastAsia"/>
          </w:rPr>
          <w:t xml:space="preserve">이 </w:t>
        </w:r>
        <w:r>
          <w:rPr>
            <w:rFonts w:ascii="바탕체" w:eastAsia="바탕체" w:hAnsi="바탕체"/>
          </w:rPr>
          <w:t>10</w:t>
        </w:r>
        <w:r>
          <w:rPr>
            <w:rFonts w:ascii="바탕체" w:eastAsia="바탕체" w:hAnsi="바탕체" w:hint="eastAsia"/>
          </w:rPr>
          <w:t>일 이상 이행을 지체한 경우</w:t>
        </w:r>
      </w:ins>
    </w:p>
    <w:p w14:paraId="30C9186C" w14:textId="325D3406" w:rsidR="00604160" w:rsidRPr="00A658AA" w:rsidRDefault="00A658AA" w:rsidP="00A658AA">
      <w:pPr>
        <w:pStyle w:val="s0"/>
        <w:spacing w:line="360" w:lineRule="auto"/>
        <w:jc w:val="both"/>
        <w:rPr>
          <w:rFonts w:ascii="바탕체" w:eastAsia="바탕체" w:hAnsi="바탕체" w:cs="굴림체"/>
        </w:rPr>
      </w:pPr>
      <w:r w:rsidRPr="00A658AA">
        <w:rPr>
          <w:rFonts w:ascii="바탕체" w:eastAsia="바탕체" w:hAnsi="바탕체" w:cs="굴림체" w:hint="eastAsia"/>
        </w:rPr>
        <w:t>③ 제1항 또는 제2항에 따른 해지는 기성부분(해지 시점에 검사를 통과하지 않았지만 객관적인 자료에 의해 과업의 이행완료사실이 확인되고 이후 검사결과 합격으로 판정된 부분을 포함한다. 이하 같다)</w:t>
      </w:r>
      <w:ins w:id="472" w:author="CHOI Fred (SCK Legal)" w:date="2026-09-23T09:38:00Z">
        <w:r w:rsidR="00C05DE7">
          <w:rPr>
            <w:rFonts w:ascii="바탕체" w:eastAsia="바탕체" w:hAnsi="바탕체" w:cs="굴림체" w:hint="eastAsia"/>
          </w:rPr>
          <w:t>만으로 계약목적을 달성할 수 있다고 인정되는 한도에서 그 부분</w:t>
        </w:r>
      </w:ins>
      <w:commentRangeStart w:id="473"/>
      <w:commentRangeStart w:id="474"/>
      <w:ins w:id="475" w:author="CHOI Fred (SCK Legal)" w:date="2026-09-18T16:40:00Z">
        <w:del w:id="476" w:author="MIRACOM" w:date="2026-09-22T15:02:00Z">
          <w:r w:rsidR="00B35987" w:rsidRPr="00132B14" w:rsidDel="004D4D4F">
            <w:rPr>
              <w:rFonts w:ascii="바탕체" w:eastAsia="바탕체" w:hAnsi="바탕체" w:cs="굴림체" w:hint="eastAsia"/>
              <w:highlight w:val="yellow"/>
            </w:rPr>
            <w:delText>만으</w:delText>
          </w:r>
        </w:del>
      </w:ins>
      <w:ins w:id="477" w:author="CHOI Fred (SCK Legal)" w:date="2026-09-18T16:41:00Z">
        <w:del w:id="478" w:author="MIRACOM" w:date="2026-09-22T15:02:00Z">
          <w:r w:rsidR="00B35987" w:rsidRPr="00132B14" w:rsidDel="004D4D4F">
            <w:rPr>
              <w:rFonts w:ascii="바탕체" w:eastAsia="바탕체" w:hAnsi="바탕체" w:cs="굴림체" w:hint="eastAsia"/>
              <w:highlight w:val="yellow"/>
            </w:rPr>
            <w:delText>로</w:delText>
          </w:r>
        </w:del>
      </w:ins>
      <w:commentRangeEnd w:id="473"/>
      <w:r w:rsidR="004D4D4F" w:rsidRPr="00132B14">
        <w:rPr>
          <w:rStyle w:val="a8"/>
          <w:rFonts w:ascii="바탕" w:eastAsia="바탕" w:hAnsi="Times New Roman"/>
          <w:kern w:val="2"/>
          <w:highlight w:val="yellow"/>
        </w:rPr>
        <w:commentReference w:id="473"/>
      </w:r>
      <w:commentRangeEnd w:id="474"/>
      <w:r w:rsidR="00C05DE7">
        <w:rPr>
          <w:rStyle w:val="a8"/>
          <w:rFonts w:ascii="바탕" w:eastAsia="바탕" w:hAnsi="Times New Roman"/>
          <w:kern w:val="2"/>
        </w:rPr>
        <w:commentReference w:id="474"/>
      </w:r>
      <w:ins w:id="479" w:author="CHOI Fred (SCK Legal)" w:date="2026-09-18T16:41:00Z">
        <w:del w:id="480" w:author="MIRACOM" w:date="2026-09-22T15:02:00Z">
          <w:r w:rsidR="00B35987" w:rsidRPr="00132B14" w:rsidDel="004D4D4F">
            <w:rPr>
              <w:rFonts w:ascii="바탕체" w:eastAsia="바탕체" w:hAnsi="바탕체" w:cs="굴림체" w:hint="eastAsia"/>
              <w:highlight w:val="yellow"/>
            </w:rPr>
            <w:delText xml:space="preserve"> 계약목적을 일부 달성할 수 있다고 인정되는 한도에서 그 부분</w:delText>
          </w:r>
        </w:del>
      </w:ins>
      <w:r w:rsidRPr="00A658AA">
        <w:rPr>
          <w:rFonts w:ascii="바탕체" w:eastAsia="바탕체" w:hAnsi="바탕체" w:cs="굴림체" w:hint="eastAsia"/>
        </w:rPr>
        <w:t>에 대해 적용하지 아니한다.</w:t>
      </w:r>
    </w:p>
    <w:p w14:paraId="2DBAAC2B" w14:textId="25AB8192" w:rsidR="00604160" w:rsidRPr="00D57CC6" w:rsidRDefault="00A658AA" w:rsidP="00E16103">
      <w:pPr>
        <w:pStyle w:val="s0"/>
        <w:spacing w:line="360" w:lineRule="auto"/>
        <w:jc w:val="both"/>
        <w:rPr>
          <w:rFonts w:ascii="바탕체" w:eastAsia="바탕체" w:hAnsi="바탕체"/>
        </w:rPr>
      </w:pPr>
      <w:r>
        <w:rPr>
          <w:rFonts w:ascii="바탕체" w:eastAsia="바탕체" w:hAnsi="바탕체" w:cs="굴림체" w:hint="eastAsia"/>
        </w:rPr>
        <w:t>④</w:t>
      </w:r>
      <w:r w:rsidR="00604160" w:rsidRPr="00EE6F12">
        <w:rPr>
          <w:rFonts w:ascii="바탕체" w:eastAsia="바탕체" w:hAnsi="바탕체" w:cs="굴림체"/>
        </w:rPr>
        <w:t xml:space="preserve"> </w:t>
      </w:r>
      <w:r w:rsidRPr="00CA4ED5">
        <w:rPr>
          <w:rFonts w:ascii="바탕체" w:eastAsia="바탕체" w:hAnsi="바탕체" w:cs="굴림체" w:hint="eastAsia"/>
        </w:rPr>
        <w:t xml:space="preserve">계약이 해지되었을 때는 상대방이 해지권자에게 부담하는 일체의 채무는 기한의 이익을 </w:t>
      </w:r>
      <w:r w:rsidRPr="00CA4ED5">
        <w:rPr>
          <w:rFonts w:ascii="바탕체" w:eastAsia="바탕체" w:hAnsi="바탕체" w:cs="굴림체" w:hint="eastAsia"/>
        </w:rPr>
        <w:lastRenderedPageBreak/>
        <w:t>상실하며 지체없이 변제하여야 한다</w:t>
      </w:r>
      <w:r>
        <w:rPr>
          <w:rFonts w:ascii="바탕체" w:eastAsia="바탕체" w:hAnsi="바탕체" w:cs="굴림체" w:hint="eastAsia"/>
        </w:rPr>
        <w:t xml:space="preserve">. </w:t>
      </w:r>
      <w:r w:rsidR="00604160" w:rsidRPr="00EE6F12">
        <w:rPr>
          <w:rFonts w:ascii="바탕체" w:eastAsia="바탕체" w:hAnsi="바탕체" w:cs="굴림체" w:hint="eastAsia"/>
        </w:rPr>
        <w:t>계약이</w:t>
      </w:r>
      <w:r w:rsidR="00604160" w:rsidRPr="00EE6F12">
        <w:rPr>
          <w:rFonts w:ascii="바탕체" w:eastAsia="바탕체" w:hAnsi="바탕체" w:cs="굴림체"/>
        </w:rPr>
        <w:t xml:space="preserve"> </w:t>
      </w:r>
      <w:r w:rsidR="00604160" w:rsidRPr="00EE6F12">
        <w:rPr>
          <w:rFonts w:ascii="바탕체" w:eastAsia="바탕체" w:hAnsi="바탕체" w:cs="굴림체" w:hint="eastAsia"/>
        </w:rPr>
        <w:t>해지된</w:t>
      </w:r>
      <w:r w:rsidR="00604160" w:rsidRPr="00EE6F12">
        <w:rPr>
          <w:rFonts w:ascii="바탕체" w:eastAsia="바탕체" w:hAnsi="바탕체" w:cs="굴림체"/>
        </w:rPr>
        <w:t xml:space="preserve"> </w:t>
      </w:r>
      <w:r w:rsidR="00604160" w:rsidRPr="00EE6F12">
        <w:rPr>
          <w:rFonts w:ascii="바탕체" w:eastAsia="바탕체" w:hAnsi="바탕체" w:cs="굴림체" w:hint="eastAsia"/>
        </w:rPr>
        <w:t>경우</w:t>
      </w:r>
      <w:r w:rsidR="00604160" w:rsidRPr="00EE6F12">
        <w:rPr>
          <w:rFonts w:ascii="바탕체" w:eastAsia="바탕체" w:hAnsi="바탕체" w:cs="굴림체"/>
        </w:rPr>
        <w:t xml:space="preserve">, </w:t>
      </w:r>
      <w:r w:rsidR="00FE131D">
        <w:rPr>
          <w:rFonts w:ascii="바탕체" w:eastAsia="바탕체" w:hAnsi="바탕체" w:cs="굴림체"/>
        </w:rPr>
        <w:t>‘</w:t>
      </w:r>
      <w:r w:rsidR="00604160" w:rsidRPr="00EE6F12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="00604160" w:rsidRPr="00EE6F12">
        <w:rPr>
          <w:rFonts w:ascii="바탕체" w:eastAsia="바탕체" w:hAnsi="바탕체" w:cs="굴림체" w:hint="eastAsia"/>
        </w:rPr>
        <w:t>은</w:t>
      </w:r>
      <w:r w:rsidR="00604160" w:rsidRPr="00EE6F12">
        <w:rPr>
          <w:rFonts w:ascii="바탕체" w:eastAsia="바탕체" w:hAnsi="바탕체" w:cs="굴림체"/>
        </w:rPr>
        <w:t xml:space="preserve"> </w:t>
      </w:r>
      <w:r w:rsidR="00604160" w:rsidRPr="00EE6F12">
        <w:rPr>
          <w:rFonts w:ascii="바탕체" w:eastAsia="바탕체" w:hAnsi="바탕체" w:cs="굴림체" w:hint="eastAsia"/>
        </w:rPr>
        <w:t>해지</w:t>
      </w:r>
      <w:r w:rsidR="00604160" w:rsidRPr="00EE6F12">
        <w:rPr>
          <w:rFonts w:ascii="바탕체" w:eastAsia="바탕체" w:hAnsi="바탕체" w:cs="바탕"/>
        </w:rPr>
        <w:t xml:space="preserve"> </w:t>
      </w:r>
      <w:r w:rsidR="00604160" w:rsidRPr="00EE6F12">
        <w:rPr>
          <w:rFonts w:ascii="바탕체" w:eastAsia="바탕체" w:hAnsi="바탕체" w:cs="굴림체" w:hint="eastAsia"/>
        </w:rPr>
        <w:t>시까지</w:t>
      </w:r>
      <w:r w:rsidR="00604160" w:rsidRPr="00EE6F12">
        <w:rPr>
          <w:rFonts w:ascii="바탕체" w:eastAsia="바탕체" w:hAnsi="바탕체" w:cs="굴림체"/>
        </w:rPr>
        <w:t xml:space="preserve"> </w:t>
      </w:r>
      <w:r w:rsidR="00604160" w:rsidRPr="00EE6F12">
        <w:rPr>
          <w:rFonts w:ascii="바탕체" w:eastAsia="바탕체" w:hAnsi="바탕체" w:cs="굴림체" w:hint="eastAsia"/>
        </w:rPr>
        <w:t>기완료부분을</w:t>
      </w:r>
      <w:r w:rsidR="00604160" w:rsidRPr="00EE6F12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="00604160" w:rsidRPr="00EE6F12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="00604160" w:rsidRPr="00EE6F12">
        <w:rPr>
          <w:rFonts w:ascii="바탕체" w:eastAsia="바탕체" w:hAnsi="바탕체" w:cs="굴림체" w:hint="eastAsia"/>
        </w:rPr>
        <w:t>에게</w:t>
      </w:r>
      <w:r w:rsidR="00604160" w:rsidRPr="00EE6F12">
        <w:rPr>
          <w:rFonts w:ascii="바탕체" w:eastAsia="바탕체" w:hAnsi="바탕체" w:cs="굴림체"/>
        </w:rPr>
        <w:t xml:space="preserve"> </w:t>
      </w:r>
      <w:r w:rsidR="00604160" w:rsidRPr="00EE6F12">
        <w:rPr>
          <w:rFonts w:ascii="바탕체" w:eastAsia="바탕체" w:hAnsi="바탕체" w:cs="굴림체" w:hint="eastAsia"/>
        </w:rPr>
        <w:t>제공하고</w:t>
      </w:r>
      <w:r w:rsidR="00604160">
        <w:rPr>
          <w:rFonts w:ascii="바탕체" w:eastAsia="바탕체" w:hAnsi="바탕체" w:cs="굴림체"/>
        </w:rPr>
        <w:t xml:space="preserve">, </w:t>
      </w:r>
      <w:r w:rsidR="00FE131D">
        <w:rPr>
          <w:rFonts w:ascii="바탕체" w:eastAsia="바탕체" w:hAnsi="바탕체" w:cs="굴림체"/>
        </w:rPr>
        <w:t>‘</w:t>
      </w:r>
      <w:r w:rsidR="00604160" w:rsidRPr="00EE6F12">
        <w:rPr>
          <w:rFonts w:ascii="바탕체" w:eastAsia="바탕체" w:hAnsi="바탕체" w:cs="굴림체"/>
        </w:rPr>
        <w:t>도급인</w:t>
      </w:r>
      <w:r w:rsidR="00FE131D" w:rsidRPr="00A658AA">
        <w:rPr>
          <w:rFonts w:ascii="바탕체" w:eastAsia="바탕체" w:hAnsi="바탕체" w:cs="굴림체"/>
        </w:rPr>
        <w:t>’</w:t>
      </w:r>
      <w:r w:rsidR="00604160" w:rsidRPr="00EE6F12">
        <w:rPr>
          <w:rFonts w:ascii="바탕체" w:eastAsia="바탕체" w:hAnsi="바탕체" w:cs="굴림체" w:hint="eastAsia"/>
        </w:rPr>
        <w:t>은</w:t>
      </w:r>
      <w:r w:rsidR="00604160">
        <w:rPr>
          <w:rFonts w:ascii="바탕체" w:eastAsia="바탕체" w:hAnsi="바탕체" w:cs="굴림체"/>
        </w:rPr>
        <w:t xml:space="preserve"> </w:t>
      </w:r>
      <w:r w:rsidR="00FE131D">
        <w:rPr>
          <w:rFonts w:ascii="바탕체" w:eastAsia="바탕체" w:hAnsi="바탕체" w:cs="굴림체"/>
        </w:rPr>
        <w:t>‘</w:t>
      </w:r>
      <w:r w:rsidR="00604160" w:rsidRPr="00EE6F12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="00604160" w:rsidRPr="00EE6F12">
        <w:rPr>
          <w:rFonts w:ascii="바탕체" w:eastAsia="바탕체" w:hAnsi="바탕체" w:cs="굴림체" w:hint="eastAsia"/>
        </w:rPr>
        <w:t>이</w:t>
      </w:r>
      <w:r w:rsidR="00604160" w:rsidRPr="00EE6F12">
        <w:rPr>
          <w:rFonts w:ascii="바탕체" w:eastAsia="바탕체" w:hAnsi="바탕체" w:cs="굴림체"/>
        </w:rPr>
        <w:t xml:space="preserve"> </w:t>
      </w:r>
      <w:r w:rsidR="00604160" w:rsidRPr="00EE6F12">
        <w:rPr>
          <w:rFonts w:ascii="바탕체" w:eastAsia="바탕체" w:hAnsi="바탕체" w:cs="굴림체" w:hint="eastAsia"/>
        </w:rPr>
        <w:t>제공한</w:t>
      </w:r>
      <w:r w:rsidR="00604160" w:rsidRPr="00EE6F12">
        <w:rPr>
          <w:rFonts w:ascii="바탕체" w:eastAsia="바탕체" w:hAnsi="바탕체" w:cs="굴림체"/>
        </w:rPr>
        <w:t xml:space="preserve"> </w:t>
      </w:r>
      <w:r w:rsidR="00604160" w:rsidRPr="00EE6F12">
        <w:rPr>
          <w:rFonts w:ascii="바탕체" w:eastAsia="바탕체" w:hAnsi="바탕체" w:cs="굴림체" w:hint="eastAsia"/>
        </w:rPr>
        <w:t>부분에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해당하는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대금을</w:t>
      </w:r>
      <w:ins w:id="481" w:author="CHOI Fred (SCK Legal)" w:date="2026-09-18T16:41:00Z">
        <w:r w:rsidR="00B35987">
          <w:rPr>
            <w:rFonts w:ascii="바탕체" w:eastAsia="바탕체" w:hAnsi="바탕체" w:cs="굴림체" w:hint="eastAsia"/>
          </w:rPr>
          <w:t xml:space="preserve"> </w:t>
        </w:r>
      </w:ins>
      <w:ins w:id="482" w:author="CHOI Fred (SCK Legal)" w:date="2026-09-23T09:38:00Z">
        <w:r w:rsidR="00C05DE7">
          <w:rPr>
            <w:rFonts w:ascii="바탕체" w:eastAsia="바탕체" w:hAnsi="바탕체" w:cs="굴림체" w:hint="eastAsia"/>
          </w:rPr>
          <w:t>계약 목적 달성 인정 범위 내에서</w:t>
        </w:r>
      </w:ins>
      <w:ins w:id="483" w:author="CHOI Fred (SCK Legal)" w:date="2026-09-18T16:41:00Z">
        <w:del w:id="484" w:author="MIRACOM" w:date="2026-09-22T15:02:00Z">
          <w:r w:rsidR="00B35987" w:rsidRPr="00132B14" w:rsidDel="004D4D4F">
            <w:rPr>
              <w:rFonts w:ascii="바탕체" w:eastAsia="바탕체" w:hAnsi="바탕체" w:cs="굴림체" w:hint="eastAsia"/>
              <w:highlight w:val="yellow"/>
            </w:rPr>
            <w:delText>계약 목적 달성 인정 범위 내에서</w:delText>
          </w:r>
        </w:del>
      </w:ins>
      <w:del w:id="485" w:author="MIRACOM" w:date="2026-09-22T15:02:00Z">
        <w:r w:rsidR="00604160" w:rsidRPr="00D57CC6" w:rsidDel="004D4D4F">
          <w:rPr>
            <w:rFonts w:ascii="바탕체" w:eastAsia="바탕체" w:hAnsi="바탕체" w:cs="굴림체"/>
          </w:rPr>
          <w:delText xml:space="preserve"> </w:delText>
        </w:r>
      </w:del>
      <w:r w:rsidR="00FE131D">
        <w:rPr>
          <w:rFonts w:ascii="바탕체" w:eastAsia="바탕체" w:hAnsi="바탕체" w:cs="굴림체"/>
        </w:rPr>
        <w:t>‘</w:t>
      </w:r>
      <w:r w:rsidR="00604160" w:rsidRPr="00D57CC6">
        <w:rPr>
          <w:rFonts w:ascii="바탕체" w:eastAsia="바탕체" w:hAnsi="바탕체" w:cs="굴림체"/>
        </w:rPr>
        <w:t>수급인</w:t>
      </w:r>
      <w:r w:rsidR="00FE131D" w:rsidRPr="00A658AA">
        <w:rPr>
          <w:rFonts w:ascii="바탕체" w:eastAsia="바탕체" w:hAnsi="바탕체" w:cs="굴림체"/>
        </w:rPr>
        <w:t>’</w:t>
      </w:r>
      <w:r w:rsidR="00604160" w:rsidRPr="00D57CC6">
        <w:rPr>
          <w:rFonts w:ascii="바탕체" w:eastAsia="바탕체" w:hAnsi="바탕체" w:cs="굴림체" w:hint="eastAsia"/>
        </w:rPr>
        <w:t>에게</w:t>
      </w:r>
      <w:r w:rsidR="00604160" w:rsidRPr="00D57CC6">
        <w:rPr>
          <w:rFonts w:ascii="바탕체" w:eastAsia="바탕체" w:hAnsi="바탕체" w:cs="굴림체"/>
        </w:rPr>
        <w:t xml:space="preserve"> </w:t>
      </w:r>
      <w:r w:rsidR="00604160" w:rsidRPr="00D57CC6">
        <w:rPr>
          <w:rFonts w:ascii="바탕체" w:eastAsia="바탕체" w:hAnsi="바탕체" w:cs="굴림체" w:hint="eastAsia"/>
        </w:rPr>
        <w:t>지급한다</w:t>
      </w:r>
      <w:r w:rsidR="00604160" w:rsidRPr="00D57CC6">
        <w:rPr>
          <w:rFonts w:ascii="바탕체" w:eastAsia="바탕체" w:hAnsi="바탕체" w:cs="굴림체"/>
        </w:rPr>
        <w:t>.</w:t>
      </w:r>
    </w:p>
    <w:p w14:paraId="6D6BCBA7" w14:textId="36E9EECF" w:rsidR="00A658AA" w:rsidRDefault="00A658AA" w:rsidP="00A658AA">
      <w:pPr>
        <w:wordWrap/>
        <w:adjustRightInd w:val="0"/>
        <w:spacing w:line="360" w:lineRule="auto"/>
        <w:ind w:left="66"/>
        <w:rPr>
          <w:rFonts w:ascii="바탕체" w:eastAsia="바탕체" w:hAnsi="바탕체" w:cs="굴림체"/>
          <w:kern w:val="0"/>
          <w:sz w:val="24"/>
        </w:rPr>
      </w:pPr>
      <w:r>
        <w:rPr>
          <w:rFonts w:ascii="바탕체" w:eastAsia="바탕체" w:hAnsi="바탕체" w:cs="굴림체" w:hint="eastAsia"/>
          <w:kern w:val="0"/>
          <w:sz w:val="24"/>
        </w:rPr>
        <w:t>⑤</w:t>
      </w:r>
      <w:r w:rsidRPr="00CA4ED5">
        <w:rPr>
          <w:rFonts w:ascii="바탕체" w:eastAsia="바탕체" w:hAnsi="바탕체" w:cs="굴림체"/>
          <w:kern w:val="0"/>
          <w:sz w:val="24"/>
        </w:rPr>
        <w:t xml:space="preserve"> </w:t>
      </w:r>
      <w:r w:rsidRPr="00CA4ED5">
        <w:rPr>
          <w:rFonts w:ascii="바탕체" w:eastAsia="바탕체" w:hAnsi="바탕체" w:cs="굴림체" w:hint="eastAsia"/>
          <w:kern w:val="0"/>
          <w:sz w:val="24"/>
        </w:rPr>
        <w:t xml:space="preserve">해지와 관련하여 해지권자에게 손해가 발생하였을 </w:t>
      </w:r>
      <w:r w:rsidR="00925A4D">
        <w:rPr>
          <w:rFonts w:ascii="바탕체" w:eastAsia="바탕체" w:hAnsi="바탕체" w:cs="굴림체" w:hint="eastAsia"/>
          <w:kern w:val="0"/>
          <w:sz w:val="24"/>
        </w:rPr>
        <w:t>때</w:t>
      </w:r>
      <w:r w:rsidRPr="00CA4ED5">
        <w:rPr>
          <w:rFonts w:ascii="바탕체" w:eastAsia="바탕체" w:hAnsi="바탕체" w:cs="굴림체" w:hint="eastAsia"/>
          <w:kern w:val="0"/>
          <w:sz w:val="24"/>
        </w:rPr>
        <w:t>에는 상대방은 제</w:t>
      </w:r>
      <w:r>
        <w:rPr>
          <w:rFonts w:ascii="바탕체" w:eastAsia="바탕체" w:hAnsi="바탕체" w:cs="굴림체" w:hint="eastAsia"/>
          <w:kern w:val="0"/>
          <w:sz w:val="24"/>
        </w:rPr>
        <w:t>1</w:t>
      </w:r>
      <w:r w:rsidR="001B1AE7">
        <w:rPr>
          <w:rFonts w:ascii="바탕체" w:eastAsia="바탕체" w:hAnsi="바탕체" w:cs="굴림체"/>
          <w:kern w:val="0"/>
          <w:sz w:val="24"/>
        </w:rPr>
        <w:t>8</w:t>
      </w:r>
      <w:r w:rsidRPr="00CA4ED5">
        <w:rPr>
          <w:rFonts w:ascii="바탕체" w:eastAsia="바탕체" w:hAnsi="바탕체" w:cs="굴림체" w:hint="eastAsia"/>
          <w:kern w:val="0"/>
          <w:sz w:val="24"/>
        </w:rPr>
        <w:t>조에 따라 그 손해를 배상하여야 한다.</w:t>
      </w:r>
      <w:r w:rsidRPr="00CA4ED5">
        <w:rPr>
          <w:rFonts w:ascii="바탕체" w:eastAsia="바탕체" w:hAnsi="바탕체" w:cs="굴림체"/>
          <w:kern w:val="0"/>
          <w:sz w:val="24"/>
        </w:rPr>
        <w:t xml:space="preserve"> </w:t>
      </w:r>
    </w:p>
    <w:p w14:paraId="5B70C44C" w14:textId="77777777" w:rsidR="00135633" w:rsidRPr="00CA4ED5" w:rsidRDefault="00135633" w:rsidP="00A658AA">
      <w:pPr>
        <w:wordWrap/>
        <w:adjustRightInd w:val="0"/>
        <w:spacing w:line="360" w:lineRule="auto"/>
        <w:ind w:left="66"/>
        <w:rPr>
          <w:rFonts w:ascii="바탕체" w:eastAsia="바탕체" w:hAnsi="바탕체"/>
          <w:szCs w:val="22"/>
        </w:rPr>
      </w:pPr>
    </w:p>
    <w:p w14:paraId="1027708D" w14:textId="1F91428A" w:rsidR="00A658AA" w:rsidRPr="00A658AA" w:rsidRDefault="00A658AA" w:rsidP="00A658AA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  <w:r w:rsidRPr="00A658AA">
        <w:rPr>
          <w:rFonts w:ascii="바탕체" w:eastAsia="바탕체" w:hAnsi="바탕체" w:cs="굴림체" w:hint="eastAsia"/>
          <w:kern w:val="0"/>
          <w:sz w:val="24"/>
        </w:rPr>
        <w:t>제</w:t>
      </w:r>
      <w:r w:rsidRPr="00A658AA">
        <w:rPr>
          <w:rFonts w:ascii="바탕체" w:eastAsia="바탕체" w:hAnsi="바탕체" w:cs="굴림체"/>
          <w:kern w:val="0"/>
          <w:sz w:val="24"/>
        </w:rPr>
        <w:t xml:space="preserve"> </w:t>
      </w:r>
      <w:r w:rsidR="00135633">
        <w:rPr>
          <w:rFonts w:ascii="바탕체" w:eastAsia="바탕체" w:hAnsi="바탕체" w:cs="굴림체" w:hint="eastAsia"/>
          <w:kern w:val="0"/>
          <w:sz w:val="24"/>
        </w:rPr>
        <w:t>2</w:t>
      </w:r>
      <w:r w:rsidR="0057756F">
        <w:rPr>
          <w:rFonts w:ascii="바탕체" w:eastAsia="바탕체" w:hAnsi="바탕체" w:cs="굴림체"/>
          <w:kern w:val="0"/>
          <w:sz w:val="24"/>
        </w:rPr>
        <w:t>4</w:t>
      </w:r>
      <w:r w:rsidRPr="00A658AA">
        <w:rPr>
          <w:rFonts w:ascii="바탕체" w:eastAsia="바탕체" w:hAnsi="바탕체" w:cs="굴림체"/>
          <w:kern w:val="0"/>
          <w:sz w:val="24"/>
        </w:rPr>
        <w:t xml:space="preserve"> 조 </w:t>
      </w:r>
      <w:r w:rsidRPr="00A658AA">
        <w:rPr>
          <w:rFonts w:ascii="바탕체" w:eastAsia="바탕체" w:hAnsi="바탕체" w:cs="굴림체" w:hint="eastAsia"/>
          <w:kern w:val="0"/>
          <w:sz w:val="24"/>
        </w:rPr>
        <w:t>【권리의무 양도금지】</w:t>
      </w:r>
    </w:p>
    <w:p w14:paraId="54159C00" w14:textId="77777777" w:rsidR="00A658AA" w:rsidRPr="00A658AA" w:rsidRDefault="00A658AA" w:rsidP="00A658AA">
      <w:pPr>
        <w:wordWrap/>
        <w:adjustRightInd w:val="0"/>
        <w:spacing w:line="360" w:lineRule="auto"/>
        <w:rPr>
          <w:rFonts w:ascii="바탕체" w:eastAsia="바탕체" w:hAnsi="바탕체" w:cs="굴림체"/>
          <w:kern w:val="0"/>
          <w:sz w:val="24"/>
        </w:rPr>
      </w:pPr>
      <w:r w:rsidRPr="00A658AA">
        <w:rPr>
          <w:rFonts w:ascii="바탕체" w:eastAsia="바탕체" w:hAnsi="바탕체" w:cs="굴림체"/>
          <w:kern w:val="0"/>
          <w:sz w:val="24"/>
        </w:rPr>
        <w:t>‘</w:t>
      </w:r>
      <w:r w:rsidRPr="00A658AA">
        <w:rPr>
          <w:rFonts w:ascii="바탕체" w:eastAsia="바탕체" w:hAnsi="바탕체" w:cs="굴림체" w:hint="eastAsia"/>
          <w:kern w:val="0"/>
          <w:sz w:val="24"/>
        </w:rPr>
        <w:t>도급인</w:t>
      </w:r>
      <w:r w:rsidRPr="00A658AA">
        <w:rPr>
          <w:rFonts w:ascii="바탕체" w:eastAsia="바탕체" w:hAnsi="바탕체" w:cs="굴림체"/>
          <w:kern w:val="0"/>
          <w:sz w:val="24"/>
        </w:rPr>
        <w:t xml:space="preserve">’ </w:t>
      </w:r>
      <w:r w:rsidRPr="00A658AA">
        <w:rPr>
          <w:rFonts w:ascii="바탕체" w:eastAsia="바탕체" w:hAnsi="바탕체" w:cs="굴림체" w:hint="eastAsia"/>
          <w:kern w:val="0"/>
          <w:sz w:val="24"/>
        </w:rPr>
        <w:t xml:space="preserve">및 </w:t>
      </w:r>
      <w:r w:rsidRPr="00A658AA">
        <w:rPr>
          <w:rFonts w:ascii="바탕체" w:eastAsia="바탕체" w:hAnsi="바탕체" w:cs="굴림체"/>
          <w:kern w:val="0"/>
          <w:sz w:val="24"/>
        </w:rPr>
        <w:t>‘</w:t>
      </w:r>
      <w:r w:rsidRPr="00A658AA">
        <w:rPr>
          <w:rFonts w:ascii="바탕체" w:eastAsia="바탕체" w:hAnsi="바탕체" w:cs="굴림체" w:hint="eastAsia"/>
          <w:kern w:val="0"/>
          <w:sz w:val="24"/>
        </w:rPr>
        <w:t>수급인</w:t>
      </w:r>
      <w:r w:rsidRPr="00A658AA">
        <w:rPr>
          <w:rFonts w:ascii="바탕체" w:eastAsia="바탕체" w:hAnsi="바탕체" w:cs="굴림체"/>
          <w:kern w:val="0"/>
          <w:sz w:val="24"/>
        </w:rPr>
        <w:t>’</w:t>
      </w:r>
      <w:r w:rsidRPr="00A658AA">
        <w:rPr>
          <w:rFonts w:ascii="바탕체" w:eastAsia="바탕체" w:hAnsi="바탕체" w:cs="굴림체" w:hint="eastAsia"/>
          <w:kern w:val="0"/>
          <w:sz w:val="24"/>
        </w:rPr>
        <w:t>은 상대방의 사전 서면동의 없이 본 계약상 지위 및 본 계약에 따른 권리 또는 의무의 전부 또는 일부를 제3자에게 양도하거나 담보로 제공할 수 없다.</w:t>
      </w:r>
      <w:r w:rsidRPr="00A658AA">
        <w:rPr>
          <w:rFonts w:ascii="바탕체" w:eastAsia="바탕체" w:hAnsi="바탕체" w:cs="굴림체"/>
          <w:kern w:val="0"/>
          <w:sz w:val="24"/>
        </w:rPr>
        <w:t xml:space="preserve"> </w:t>
      </w:r>
    </w:p>
    <w:p w14:paraId="5C0E907A" w14:textId="77777777" w:rsidR="00A658AA" w:rsidRPr="00A658AA" w:rsidRDefault="00A658AA" w:rsidP="00604160">
      <w:pPr>
        <w:pStyle w:val="s0"/>
        <w:spacing w:line="360" w:lineRule="auto"/>
        <w:rPr>
          <w:rFonts w:ascii="바탕체" w:eastAsia="바탕체" w:hAnsi="바탕체" w:cs="굴림체"/>
        </w:rPr>
      </w:pPr>
    </w:p>
    <w:p w14:paraId="35C9886A" w14:textId="22B27396" w:rsidR="00604160" w:rsidRPr="00D57CC6" w:rsidRDefault="00604160" w:rsidP="00604160">
      <w:pPr>
        <w:pStyle w:val="s0"/>
        <w:spacing w:line="360" w:lineRule="auto"/>
        <w:rPr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제</w:t>
      </w:r>
      <w:r w:rsidRPr="00D57CC6">
        <w:rPr>
          <w:rFonts w:ascii="바탕체" w:eastAsia="바탕체" w:hAnsi="바탕체" w:cs="굴림체"/>
        </w:rPr>
        <w:t xml:space="preserve"> </w:t>
      </w:r>
      <w:r w:rsidR="008E6281">
        <w:rPr>
          <w:rFonts w:ascii="바탕체" w:eastAsia="바탕체" w:hAnsi="바탕체" w:cs="굴림체" w:hint="eastAsia"/>
        </w:rPr>
        <w:t>2</w:t>
      </w:r>
      <w:r w:rsidR="0057756F">
        <w:rPr>
          <w:rFonts w:ascii="바탕체" w:eastAsia="바탕체" w:hAnsi="바탕체" w:cs="굴림체"/>
        </w:rPr>
        <w:t>5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조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【분쟁해결】</w:t>
      </w:r>
    </w:p>
    <w:p w14:paraId="0F831A29" w14:textId="77777777" w:rsidR="00604160" w:rsidRPr="00D57CC6" w:rsidDel="00C17EC7" w:rsidRDefault="00604160" w:rsidP="00135633">
      <w:pPr>
        <w:pStyle w:val="s0"/>
        <w:spacing w:line="360" w:lineRule="auto"/>
        <w:jc w:val="both"/>
        <w:rPr>
          <w:del w:id="486" w:author="MIRACOM" w:date="2026-09-22T15:10:00Z"/>
          <w:rFonts w:ascii="바탕체" w:eastAsia="바탕체" w:hAnsi="바탕체"/>
        </w:rPr>
      </w:pPr>
      <w:r w:rsidRPr="00D57CC6">
        <w:rPr>
          <w:rFonts w:ascii="바탕체" w:eastAsia="바탕체" w:hAnsi="바탕체" w:cs="굴림체" w:hint="eastAsia"/>
        </w:rPr>
        <w:t>①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계약의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수행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중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양당사자간에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분쟁이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발생하는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경우에는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협의하여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해결함을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원칙으로</w:t>
      </w:r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한다</w:t>
      </w:r>
      <w:r w:rsidRPr="00D57CC6">
        <w:rPr>
          <w:rFonts w:ascii="바탕체" w:eastAsia="바탕체" w:hAnsi="바탕체" w:cs="굴림체"/>
        </w:rPr>
        <w:t>.</w:t>
      </w:r>
    </w:p>
    <w:p w14:paraId="338F4D98" w14:textId="615A1322" w:rsidR="00604160" w:rsidRPr="00D57CC6" w:rsidRDefault="00604160" w:rsidP="00135633">
      <w:pPr>
        <w:pStyle w:val="s0"/>
        <w:spacing w:line="360" w:lineRule="auto"/>
        <w:jc w:val="both"/>
        <w:rPr>
          <w:rFonts w:ascii="바탕체" w:eastAsia="바탕체" w:hAnsi="바탕체"/>
        </w:rPr>
      </w:pPr>
      <w:del w:id="487" w:author="CHOI Fred (SCK Legal)" w:date="2026-09-18T16:42:00Z">
        <w:r w:rsidRPr="00D57CC6" w:rsidDel="00B35987">
          <w:rPr>
            <w:rFonts w:ascii="바탕체" w:eastAsia="바탕체" w:hAnsi="바탕체" w:cs="굴림체" w:hint="eastAsia"/>
          </w:rPr>
          <w:delText>②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분쟁이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발생한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경우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="00FE131D" w:rsidDel="00B35987">
          <w:rPr>
            <w:rFonts w:ascii="바탕체" w:eastAsia="바탕체" w:hAnsi="바탕체" w:cs="굴림체"/>
          </w:rPr>
          <w:delText>‘</w:delText>
        </w:r>
        <w:r w:rsidRPr="00D57CC6" w:rsidDel="00B35987">
          <w:rPr>
            <w:rFonts w:ascii="바탕체" w:eastAsia="바탕체" w:hAnsi="바탕체" w:cs="굴림체"/>
          </w:rPr>
          <w:delText>도급인</w:delText>
        </w:r>
        <w:r w:rsidR="00FE131D" w:rsidRPr="00A658AA" w:rsidDel="00B35987">
          <w:rPr>
            <w:rFonts w:ascii="바탕체" w:eastAsia="바탕체" w:hAnsi="바탕체" w:cs="굴림체"/>
          </w:rPr>
          <w:delText>’</w:delText>
        </w:r>
        <w:r w:rsidRPr="00D57CC6" w:rsidDel="00B35987">
          <w:rPr>
            <w:rFonts w:ascii="바탕체" w:eastAsia="바탕체" w:hAnsi="바탕체" w:cs="굴림체" w:hint="eastAsia"/>
          </w:rPr>
          <w:delText>과</w:delText>
        </w:r>
        <w:r w:rsidDel="00B35987">
          <w:rPr>
            <w:rFonts w:ascii="바탕체" w:eastAsia="바탕체" w:hAnsi="바탕체" w:cs="굴림체"/>
          </w:rPr>
          <w:delText xml:space="preserve"> </w:delText>
        </w:r>
        <w:r w:rsidR="00FE131D" w:rsidDel="00B35987">
          <w:rPr>
            <w:rFonts w:ascii="바탕체" w:eastAsia="바탕체" w:hAnsi="바탕체" w:cs="굴림체"/>
          </w:rPr>
          <w:delText>‘</w:delText>
        </w:r>
        <w:r w:rsidRPr="00D57CC6" w:rsidDel="00B35987">
          <w:rPr>
            <w:rFonts w:ascii="바탕체" w:eastAsia="바탕체" w:hAnsi="바탕체" w:cs="굴림체"/>
          </w:rPr>
          <w:delText>수급인</w:delText>
        </w:r>
        <w:r w:rsidR="00FE131D" w:rsidRPr="00A658AA" w:rsidDel="00B35987">
          <w:rPr>
            <w:rFonts w:ascii="바탕체" w:eastAsia="바탕체" w:hAnsi="바탕체" w:cs="굴림체"/>
          </w:rPr>
          <w:delText>’</w:delText>
        </w:r>
        <w:r w:rsidRPr="00D57CC6" w:rsidDel="00B35987">
          <w:rPr>
            <w:rFonts w:ascii="바탕체" w:eastAsia="바탕체" w:hAnsi="바탕체" w:cs="굴림체" w:hint="eastAsia"/>
          </w:rPr>
          <w:delText>은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즉시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본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계약의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commentRangeStart w:id="488"/>
        <w:r w:rsidRPr="00D57CC6" w:rsidDel="00B35987">
          <w:rPr>
            <w:rFonts w:ascii="바탕체" w:eastAsia="바탕체" w:hAnsi="바탕체" w:cs="굴림체" w:hint="eastAsia"/>
          </w:rPr>
          <w:delText>이행을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중단할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</w:del>
      <w:commentRangeEnd w:id="488"/>
      <w:r w:rsidR="00B35987">
        <w:rPr>
          <w:rStyle w:val="a8"/>
          <w:rFonts w:ascii="바탕" w:eastAsia="바탕" w:hAnsi="Times New Roman"/>
          <w:kern w:val="2"/>
        </w:rPr>
        <w:commentReference w:id="488"/>
      </w:r>
      <w:del w:id="489" w:author="CHOI Fred (SCK Legal)" w:date="2026-09-18T16:42:00Z">
        <w:r w:rsidRPr="00D57CC6" w:rsidDel="00B35987">
          <w:rPr>
            <w:rFonts w:ascii="바탕체" w:eastAsia="바탕체" w:hAnsi="바탕체" w:cs="굴림체" w:hint="eastAsia"/>
          </w:rPr>
          <w:delText>수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있으며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이후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제①항의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방법으로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해결되지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않는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경우에는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법원의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판결에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의하여</w:delText>
        </w:r>
        <w:r w:rsidRPr="00D57CC6" w:rsidDel="00B35987">
          <w:rPr>
            <w:rFonts w:ascii="바탕체" w:eastAsia="바탕체" w:hAnsi="바탕체" w:cs="굴림체"/>
          </w:rPr>
          <w:delText xml:space="preserve"> </w:delText>
        </w:r>
        <w:r w:rsidRPr="00D57CC6" w:rsidDel="00B35987">
          <w:rPr>
            <w:rFonts w:ascii="바탕체" w:eastAsia="바탕체" w:hAnsi="바탕체" w:cs="굴림체" w:hint="eastAsia"/>
          </w:rPr>
          <w:delText>해결한다</w:delText>
        </w:r>
        <w:r w:rsidRPr="00D57CC6" w:rsidDel="00B35987">
          <w:rPr>
            <w:rFonts w:ascii="바탕체" w:eastAsia="바탕체" w:hAnsi="바탕체" w:cs="굴림체"/>
          </w:rPr>
          <w:delText>.</w:delText>
        </w:r>
      </w:del>
    </w:p>
    <w:p w14:paraId="1BA08AA0" w14:textId="318038A1" w:rsidR="00604160" w:rsidRPr="008E6281" w:rsidRDefault="00604160" w:rsidP="00B35987">
      <w:pPr>
        <w:pStyle w:val="s0"/>
        <w:numPr>
          <w:ilvl w:val="0"/>
          <w:numId w:val="3"/>
        </w:numPr>
        <w:spacing w:line="360" w:lineRule="auto"/>
        <w:jc w:val="both"/>
        <w:rPr>
          <w:rFonts w:ascii="바탕체" w:eastAsia="바탕체" w:hAnsi="바탕체" w:cs="굴림체"/>
        </w:rPr>
      </w:pPr>
      <w:del w:id="490" w:author="CHOI Fred (SCK Legal)" w:date="2026-09-18T16:41:00Z">
        <w:r w:rsidRPr="00D57CC6" w:rsidDel="00B35987">
          <w:rPr>
            <w:rFonts w:ascii="바탕체" w:eastAsia="바탕체" w:hAnsi="바탕체" w:cs="굴림체" w:hint="eastAsia"/>
          </w:rPr>
          <w:delText>③</w:delText>
        </w:r>
      </w:del>
      <w:r w:rsidRPr="00D57CC6">
        <w:rPr>
          <w:rFonts w:ascii="바탕체" w:eastAsia="바탕체" w:hAnsi="바탕체" w:cs="굴림체"/>
        </w:rPr>
        <w:t xml:space="preserve"> </w:t>
      </w:r>
      <w:r w:rsidRPr="00D57CC6">
        <w:rPr>
          <w:rFonts w:ascii="바탕체" w:eastAsia="바탕체" w:hAnsi="바탕체" w:cs="굴림체" w:hint="eastAsia"/>
        </w:rPr>
        <w:t>본</w:t>
      </w:r>
      <w:r w:rsidRPr="00D57CC6">
        <w:rPr>
          <w:rFonts w:ascii="바탕체" w:eastAsia="바탕체" w:hAnsi="바탕체" w:cs="굴림체"/>
        </w:rPr>
        <w:t xml:space="preserve"> 계약과 관련하여 발생하는 모든 분쟁은 </w:t>
      </w:r>
      <w:ins w:id="491" w:author="CHOI Fred (SCK Legal)" w:date="2026-09-18T16:42:00Z">
        <w:r w:rsidR="00B35987">
          <w:rPr>
            <w:rFonts w:ascii="바탕체" w:eastAsia="바탕체" w:hAnsi="바탕체" w:cs="굴림체" w:hint="eastAsia"/>
          </w:rPr>
          <w:t>인천</w:t>
        </w:r>
      </w:ins>
      <w:del w:id="492" w:author="CHOI Fred (SCK Legal)" w:date="2026-09-18T16:41:00Z">
        <w:r w:rsidR="000106D5" w:rsidDel="00B35987">
          <w:rPr>
            <w:rFonts w:ascii="바탕체" w:eastAsia="바탕체" w:hAnsi="바탕체" w:cs="굴림체"/>
          </w:rPr>
          <w:delText>서울</w:delText>
        </w:r>
        <w:r w:rsidR="000106D5" w:rsidDel="00B35987">
          <w:rPr>
            <w:rFonts w:ascii="바탕체" w:eastAsia="바탕체" w:hAnsi="바탕체" w:cs="굴림체" w:hint="eastAsia"/>
          </w:rPr>
          <w:delText>동부</w:delText>
        </w:r>
      </w:del>
      <w:r w:rsidRPr="00D57CC6">
        <w:rPr>
          <w:rFonts w:ascii="바탕체" w:eastAsia="바탕체" w:hAnsi="바탕체" w:cs="굴림체"/>
        </w:rPr>
        <w:t xml:space="preserve">지방법원이 배타적·전속적 1심 재판관할권을 가진다.  </w:t>
      </w:r>
      <w:r>
        <w:rPr>
          <w:rFonts w:ascii="바탕체" w:eastAsia="바탕체" w:hAnsi="바탕체" w:cs="굴림체"/>
          <w:color w:val="FF0000"/>
        </w:rPr>
        <w:br w:type="page"/>
      </w:r>
    </w:p>
    <w:p w14:paraId="78F2DDC2" w14:textId="7360614D" w:rsidR="00604160" w:rsidRDefault="00604160" w:rsidP="00604160">
      <w:pPr>
        <w:pStyle w:val="s0"/>
        <w:spacing w:line="360" w:lineRule="auto"/>
        <w:rPr>
          <w:rFonts w:ascii="바탕체" w:eastAsia="바탕체" w:hAnsi="바탕체"/>
          <w:sz w:val="2"/>
          <w:szCs w:val="2"/>
        </w:rPr>
      </w:pPr>
      <w:r w:rsidRPr="00604160">
        <w:rPr>
          <w:rFonts w:ascii="바탕체" w:eastAsia="바탕체" w:hAnsi="바탕체" w:cs="굴림체" w:hint="eastAsia"/>
          <w:color w:val="0000FF"/>
        </w:rPr>
        <w:lastRenderedPageBreak/>
        <w:t>붙임2</w:t>
      </w:r>
      <w:r w:rsidRPr="00604160">
        <w:rPr>
          <w:rFonts w:ascii="바탕체" w:eastAsia="바탕체" w:hAnsi="바탕체" w:cs="굴림체"/>
          <w:color w:val="0000FF"/>
        </w:rPr>
        <w:t xml:space="preserve">. </w:t>
      </w:r>
      <w:r w:rsidRPr="00604160">
        <w:rPr>
          <w:rFonts w:ascii="바탕체" w:eastAsia="바탕체" w:hAnsi="바탕체" w:cs="굴림체" w:hint="eastAsia"/>
          <w:color w:val="0000FF"/>
        </w:rPr>
        <w:t>과업내역서</w:t>
      </w:r>
      <w:r>
        <w:rPr>
          <w:rFonts w:ascii="바탕체" w:eastAsia="바탕체" w:hAnsi="바탕체" w:hint="eastAsia"/>
          <w:sz w:val="2"/>
          <w:szCs w:val="2"/>
        </w:rPr>
        <w:t>ㅂ</w:t>
      </w:r>
    </w:p>
    <w:p w14:paraId="5A79D879" w14:textId="77777777" w:rsidR="00735819" w:rsidRDefault="00735819">
      <w:pPr>
        <w:widowControl/>
        <w:wordWrap/>
        <w:autoSpaceDE/>
        <w:autoSpaceDN/>
        <w:jc w:val="left"/>
        <w:rPr>
          <w:ins w:id="493" w:author="MIRACOM" w:date="2026-09-23T08:23:00Z"/>
        </w:rPr>
      </w:pPr>
      <w:ins w:id="494" w:author="MIRACOM" w:date="2026-09-23T08:21:00Z">
        <w:r w:rsidRPr="00735819">
          <w:rPr>
            <w:noProof/>
          </w:rPr>
          <w:drawing>
            <wp:inline distT="0" distB="0" distL="0" distR="0" wp14:anchorId="77FDAC76" wp14:editId="53DD85CF">
              <wp:extent cx="6391275" cy="8272462"/>
              <wp:effectExtent l="0" t="0" r="0" b="0"/>
              <wp:docPr id="4" name="그림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email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97244" cy="8280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735819" w:rsidDel="00735819">
          <w:t xml:space="preserve"> </w:t>
        </w:r>
      </w:ins>
    </w:p>
    <w:p w14:paraId="36805762" w14:textId="77777777" w:rsidR="00735819" w:rsidRDefault="00735819">
      <w:pPr>
        <w:widowControl/>
        <w:wordWrap/>
        <w:autoSpaceDE/>
        <w:autoSpaceDN/>
        <w:jc w:val="left"/>
        <w:rPr>
          <w:ins w:id="495" w:author="MIRACOM" w:date="2026-09-23T08:23:00Z"/>
        </w:rPr>
      </w:pPr>
    </w:p>
    <w:p w14:paraId="744DD213" w14:textId="56235681" w:rsidR="00735819" w:rsidRDefault="00735819">
      <w:pPr>
        <w:widowControl/>
        <w:wordWrap/>
        <w:autoSpaceDE/>
        <w:autoSpaceDN/>
        <w:jc w:val="left"/>
        <w:rPr>
          <w:ins w:id="496" w:author="MIRACOM" w:date="2026-09-23T08:23:00Z"/>
        </w:rPr>
      </w:pPr>
    </w:p>
    <w:p w14:paraId="0D96051C" w14:textId="1C990F42" w:rsidR="00735819" w:rsidRDefault="00735819">
      <w:pPr>
        <w:widowControl/>
        <w:wordWrap/>
        <w:autoSpaceDE/>
        <w:autoSpaceDN/>
        <w:ind w:left="400" w:hangingChars="200" w:hanging="400"/>
        <w:jc w:val="left"/>
        <w:rPr>
          <w:ins w:id="497" w:author="MIRACOM" w:date="2026-09-23T08:23:00Z"/>
          <w:rFonts w:ascii="바탕체" w:eastAsia="바탕체" w:hAnsi="바탕체"/>
          <w:kern w:val="0"/>
          <w:szCs w:val="20"/>
        </w:rPr>
        <w:pPrChange w:id="498" w:author="MIRACOM" w:date="2026-09-23T08:23:00Z">
          <w:pPr>
            <w:widowControl/>
            <w:wordWrap/>
            <w:autoSpaceDE/>
            <w:autoSpaceDN/>
            <w:jc w:val="left"/>
          </w:pPr>
        </w:pPrChange>
      </w:pPr>
      <w:ins w:id="499" w:author="MIRACOM" w:date="2026-09-23T08:23:00Z">
        <w:r>
          <w:rPr>
            <w:rFonts w:ascii="바탕체" w:eastAsia="바탕체" w:hAnsi="바탕체"/>
            <w:kern w:val="0"/>
            <w:szCs w:val="20"/>
          </w:rPr>
          <w:lastRenderedPageBreak/>
          <w:t>- POC</w:t>
        </w:r>
        <w:r>
          <w:rPr>
            <w:rFonts w:ascii="바탕체" w:eastAsia="바탕체" w:hAnsi="바탕체" w:hint="eastAsia"/>
            <w:kern w:val="0"/>
            <w:szCs w:val="20"/>
          </w:rPr>
          <w:t>추긴일정</w:t>
        </w:r>
      </w:ins>
    </w:p>
    <w:p w14:paraId="1832602D" w14:textId="53B2CE02" w:rsidR="00604160" w:rsidRPr="00735819" w:rsidDel="00735819" w:rsidRDefault="009D6045">
      <w:pPr>
        <w:widowControl/>
        <w:wordWrap/>
        <w:autoSpaceDE/>
        <w:autoSpaceDN/>
        <w:ind w:left="400" w:hangingChars="200" w:hanging="400"/>
        <w:jc w:val="left"/>
        <w:rPr>
          <w:del w:id="500" w:author="MIRACOM" w:date="2026-09-23T08:23:00Z"/>
          <w:rFonts w:ascii="바탕체" w:eastAsia="바탕체" w:hAnsi="바탕체"/>
          <w:kern w:val="0"/>
          <w:szCs w:val="20"/>
          <w:rPrChange w:id="501" w:author="MIRACOM" w:date="2026-09-23T08:23:00Z">
            <w:rPr>
              <w:del w:id="502" w:author="MIRACOM" w:date="2026-09-23T08:23:00Z"/>
              <w:rFonts w:ascii="바탕체" w:eastAsia="바탕체" w:hAnsi="바탕체"/>
              <w:kern w:val="0"/>
              <w:sz w:val="2"/>
              <w:szCs w:val="2"/>
            </w:rPr>
          </w:rPrChange>
        </w:rPr>
        <w:pPrChange w:id="503" w:author="MIRACOM" w:date="2026-09-23T08:23:00Z">
          <w:pPr>
            <w:widowControl/>
            <w:wordWrap/>
            <w:autoSpaceDE/>
            <w:autoSpaceDN/>
            <w:jc w:val="left"/>
          </w:pPr>
        </w:pPrChange>
      </w:pPr>
      <w:del w:id="504" w:author="MIRACOM" w:date="2026-09-23T08:19:00Z">
        <w:r w:rsidRPr="00C05DE7" w:rsidDel="00735819">
          <w:rPr>
            <w:noProof/>
            <w:szCs w:val="20"/>
          </w:rPr>
          <w:drawing>
            <wp:inline distT="0" distB="0" distL="0" distR="0" wp14:anchorId="1FCAE738" wp14:editId="7AF98F8C">
              <wp:extent cx="6407150" cy="8386763"/>
              <wp:effectExtent l="0" t="0" r="0" b="0"/>
              <wp:docPr id="1" name="그림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12924" cy="83943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686BC6A1" w14:textId="07180C74" w:rsidR="00735819" w:rsidRPr="00735819" w:rsidRDefault="009D6045">
      <w:pPr>
        <w:widowControl/>
        <w:wordWrap/>
        <w:autoSpaceDE/>
        <w:autoSpaceDN/>
        <w:ind w:left="400" w:hangingChars="200" w:hanging="400"/>
        <w:jc w:val="left"/>
        <w:rPr>
          <w:ins w:id="505" w:author="MIRACOM" w:date="2026-09-23T08:21:00Z"/>
          <w:rFonts w:ascii="바탕체" w:eastAsia="바탕체" w:hAnsi="바탕체" w:cs="굴림체"/>
          <w:color w:val="0000FF"/>
        </w:rPr>
        <w:pPrChange w:id="506" w:author="MIRACOM" w:date="2026-09-23T08:23:00Z">
          <w:pPr>
            <w:widowControl/>
            <w:wordWrap/>
            <w:autoSpaceDE/>
            <w:autoSpaceDN/>
            <w:jc w:val="left"/>
          </w:pPr>
        </w:pPrChange>
      </w:pPr>
      <w:del w:id="507" w:author="MIRACOM" w:date="2026-09-23T08:23:00Z">
        <w:r w:rsidRPr="00D76BF1" w:rsidDel="00735819">
          <w:rPr>
            <w:rFonts w:ascii="바탕체" w:eastAsia="바탕체" w:hAnsi="바탕체" w:cs="굴림체"/>
            <w:color w:val="0000FF"/>
            <w:szCs w:val="20"/>
          </w:rPr>
          <w:br w:type="page"/>
        </w:r>
      </w:del>
      <w:ins w:id="508" w:author="MIRACOM" w:date="2026-09-23T08:22:00Z">
        <w:r w:rsidR="00735819" w:rsidRPr="00735819">
          <w:rPr>
            <w:noProof/>
          </w:rPr>
          <w:drawing>
            <wp:inline distT="0" distB="0" distL="0" distR="0" wp14:anchorId="238C4331" wp14:editId="74633727">
              <wp:extent cx="6407785" cy="4195762"/>
              <wp:effectExtent l="19050" t="19050" r="12065" b="14605"/>
              <wp:docPr id="5" name="그림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email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11487" cy="4198186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1E2C619B" w14:textId="637A22BB" w:rsidR="00735819" w:rsidRDefault="00735819">
      <w:pPr>
        <w:widowControl/>
        <w:wordWrap/>
        <w:autoSpaceDE/>
        <w:autoSpaceDN/>
        <w:jc w:val="left"/>
        <w:rPr>
          <w:ins w:id="509" w:author="MIRACOM" w:date="2026-09-23T08:22:00Z"/>
          <w:rFonts w:ascii="바탕체" w:eastAsia="바탕체" w:hAnsi="바탕체" w:cs="굴림체"/>
          <w:color w:val="0000FF"/>
          <w:kern w:val="0"/>
          <w:sz w:val="24"/>
        </w:rPr>
      </w:pPr>
      <w:ins w:id="510" w:author="MIRACOM" w:date="2026-09-23T08:22:00Z">
        <w:r>
          <w:rPr>
            <w:rFonts w:ascii="바탕체" w:eastAsia="바탕체" w:hAnsi="바탕체" w:cs="굴림체"/>
            <w:color w:val="0000FF"/>
            <w:kern w:val="0"/>
            <w:sz w:val="24"/>
          </w:rPr>
          <w:br w:type="page"/>
        </w:r>
      </w:ins>
    </w:p>
    <w:p w14:paraId="5F9339FF" w14:textId="77777777" w:rsidR="009D6045" w:rsidRPr="00735819" w:rsidRDefault="009D6045">
      <w:pPr>
        <w:widowControl/>
        <w:wordWrap/>
        <w:autoSpaceDE/>
        <w:autoSpaceDN/>
        <w:jc w:val="left"/>
        <w:rPr>
          <w:rFonts w:ascii="바탕체" w:eastAsia="바탕체" w:hAnsi="바탕체" w:cs="굴림체"/>
          <w:color w:val="0000FF"/>
          <w:kern w:val="0"/>
          <w:sz w:val="24"/>
        </w:rPr>
      </w:pPr>
    </w:p>
    <w:p w14:paraId="5FA06C32" w14:textId="33EB6418" w:rsidR="006C2073" w:rsidRDefault="00604160" w:rsidP="00604160">
      <w:pPr>
        <w:pStyle w:val="s0"/>
        <w:spacing w:line="360" w:lineRule="auto"/>
        <w:rPr>
          <w:rFonts w:ascii="바탕체" w:eastAsia="바탕체" w:hAnsi="바탕체" w:cs="굴림체"/>
          <w:color w:val="0000FF"/>
        </w:rPr>
      </w:pPr>
      <w:r>
        <w:rPr>
          <w:rFonts w:ascii="바탕체" w:eastAsia="바탕체" w:hAnsi="바탕체" w:cs="굴림체" w:hint="eastAsia"/>
          <w:color w:val="0000FF"/>
        </w:rPr>
        <w:t>붙임3</w:t>
      </w:r>
      <w:r>
        <w:rPr>
          <w:rFonts w:ascii="바탕체" w:eastAsia="바탕체" w:hAnsi="바탕체" w:cs="굴림체"/>
          <w:color w:val="0000FF"/>
        </w:rPr>
        <w:t xml:space="preserve">. </w:t>
      </w:r>
      <w:r w:rsidR="008E6281">
        <w:rPr>
          <w:rFonts w:ascii="바탕체" w:eastAsia="바탕체" w:hAnsi="바탕체" w:cs="굴림체" w:hint="eastAsia"/>
          <w:color w:val="0000FF"/>
        </w:rPr>
        <w:t>견적서</w:t>
      </w:r>
    </w:p>
    <w:p w14:paraId="16579696" w14:textId="1C8A28A9" w:rsidR="007708DC" w:rsidRDefault="00735819" w:rsidP="00604160">
      <w:pPr>
        <w:pStyle w:val="s0"/>
        <w:spacing w:line="360" w:lineRule="auto"/>
        <w:rPr>
          <w:rFonts w:ascii="바탕체" w:eastAsia="바탕체" w:hAnsi="바탕체" w:cs="굴림체"/>
          <w:color w:val="0000FF"/>
        </w:rPr>
      </w:pPr>
      <w:ins w:id="511" w:author="MIRACOM" w:date="2026-09-23T08:17:00Z">
        <w:r w:rsidRPr="00735819">
          <w:rPr>
            <w:rFonts w:ascii="바탕체" w:eastAsia="바탕체" w:hAnsi="바탕체" w:cs="굴림체"/>
            <w:noProof/>
            <w:color w:val="0000FF"/>
          </w:rPr>
          <w:drawing>
            <wp:inline distT="0" distB="0" distL="0" distR="0" wp14:anchorId="0E085FA5" wp14:editId="1D47D505">
              <wp:extent cx="5734092" cy="7886758"/>
              <wp:effectExtent l="19050" t="19050" r="19050" b="19050"/>
              <wp:docPr id="3" name="그림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 cstate="email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4092" cy="7886758"/>
                      </a:xfrm>
                      <a:prstGeom prst="rect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  <w:r w:rsidRPr="00735819" w:rsidDel="00735819">
          <w:rPr>
            <w:rFonts w:ascii="바탕체" w:eastAsia="바탕체" w:hAnsi="바탕체" w:cs="굴림체"/>
            <w:color w:val="0000FF"/>
          </w:rPr>
          <w:t xml:space="preserve"> </w:t>
        </w:r>
      </w:ins>
      <w:bookmarkStart w:id="512" w:name="_GoBack"/>
      <w:bookmarkEnd w:id="512"/>
      <w:del w:id="513" w:author="MIRACOM" w:date="2026-09-23T08:15:00Z">
        <w:r w:rsidR="006E29CD" w:rsidRPr="006E29CD" w:rsidDel="00735819">
          <w:rPr>
            <w:rFonts w:ascii="바탕체" w:eastAsia="바탕체" w:hAnsi="바탕체" w:cs="굴림체"/>
            <w:noProof/>
            <w:color w:val="0000FF"/>
          </w:rPr>
          <w:drawing>
            <wp:inline distT="0" distB="0" distL="0" distR="0" wp14:anchorId="39B13AF6" wp14:editId="7656DBBC">
              <wp:extent cx="6319837" cy="8682785"/>
              <wp:effectExtent l="19050" t="19050" r="24130" b="23495"/>
              <wp:docPr id="2" name="그림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23284" cy="8687521"/>
                      </a:xfrm>
                      <a:prstGeom prst="rect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del>
    </w:p>
    <w:sectPr w:rsidR="007708DC" w:rsidSect="0087479B">
      <w:pgSz w:w="11906" w:h="16838"/>
      <w:pgMar w:top="1134" w:right="907" w:bottom="1134" w:left="907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9" w:author="CHOI Fred (SCK Legal)" w:date="2026-09-18T16:13:00Z" w:initials="CF(L">
    <w:p w14:paraId="5454D966" w14:textId="6BABB4A7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과업의 현저한 변경이 아닌 다른 사정이 있는 경우 대금 조정을 미리 금지할 필요 없어 삭제.</w:t>
      </w:r>
    </w:p>
  </w:comment>
  <w:comment w:id="16" w:author="CHOI Fred (SCK Legal)" w:date="2026-09-18T16:17:00Z" w:initials="CF(L">
    <w:p w14:paraId="0227F560" w14:textId="6759FDF3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제3자의 지시 거부는 수급인이 관리할 사항</w:t>
      </w:r>
    </w:p>
  </w:comment>
  <w:comment w:id="37" w:author="CHOI Fred (SCK Legal)" w:date="2026-09-18T16:18:00Z" w:initials="CF(L">
    <w:p w14:paraId="2D1E7641" w14:textId="244496C8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계약 이행 관련하여 도급인 일방에게만 의무를 부과하고 그에 대응하는 수급인의 의무는 없으며,</w:t>
      </w:r>
      <w:r>
        <w:t xml:space="preserve"> </w:t>
      </w:r>
      <w:r>
        <w:rPr>
          <w:rFonts w:hint="eastAsia"/>
        </w:rPr>
        <w:t>수급인 일방의 면책만 규정하여 삭제</w:t>
      </w:r>
    </w:p>
  </w:comment>
  <w:comment w:id="38" w:author="MIRACOM" w:date="2026-09-22T14:55:00Z" w:initials="U">
    <w:p w14:paraId="6427B4FB" w14:textId="77777777" w:rsidR="00C13CCC" w:rsidRDefault="00C13CCC" w:rsidP="004D4D4F">
      <w:pPr>
        <w:pStyle w:val="a9"/>
      </w:pPr>
      <w:r>
        <w:rPr>
          <w:rStyle w:val="a8"/>
        </w:rPr>
        <w:annotationRef/>
      </w:r>
      <w:r>
        <w:rPr>
          <w:rFonts w:hint="eastAsia"/>
        </w:rPr>
        <w:t>도급인의 협력의무</w:t>
      </w:r>
      <w:r>
        <w:t xml:space="preserve"> </w:t>
      </w:r>
      <w:r>
        <w:rPr>
          <w:rFonts w:hint="eastAsia"/>
        </w:rPr>
        <w:t>조항은 수급인의 개발 업무 수행에 대응하여 요구되는 일반적 조항이므로,</w:t>
      </w:r>
      <w:r>
        <w:t xml:space="preserve"> </w:t>
      </w:r>
      <w:r>
        <w:rPr>
          <w:rFonts w:hint="eastAsia"/>
        </w:rPr>
        <w:t>원복하였습니다</w:t>
      </w:r>
    </w:p>
    <w:p w14:paraId="794C8700" w14:textId="313F88B1" w:rsidR="00C13CCC" w:rsidRDefault="00C13CCC" w:rsidP="004D4D4F">
      <w:pPr>
        <w:pStyle w:val="a9"/>
      </w:pPr>
      <w:r>
        <w:rPr>
          <w:rFonts w:hint="eastAsia"/>
        </w:rPr>
        <w:t>(단, 본 계약상 과업의 전제가 되는 타 구축 등의 내용은 해당사항 없으므로,</w:t>
      </w:r>
      <w:r>
        <w:t xml:space="preserve"> 3</w:t>
      </w:r>
      <w:r>
        <w:rPr>
          <w:rFonts w:hint="eastAsia"/>
        </w:rPr>
        <w:t>항은 삭제)</w:t>
      </w:r>
    </w:p>
  </w:comment>
  <w:comment w:id="136" w:author="MIRACOM" w:date="2026-09-22T14:56:00Z" w:initials="U">
    <w:p w14:paraId="6D6BB94D" w14:textId="28F29D07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당사 귀책 없이 지연되는 경우(</w:t>
      </w:r>
      <w:r>
        <w:t xml:space="preserve">ex. </w:t>
      </w:r>
      <w:r>
        <w:rPr>
          <w:rFonts w:hint="eastAsia"/>
        </w:rPr>
        <w:t>도급인의 사정),</w:t>
      </w:r>
      <w:r>
        <w:t xml:space="preserve"> </w:t>
      </w:r>
      <w:r>
        <w:rPr>
          <w:rFonts w:hint="eastAsia"/>
        </w:rPr>
        <w:t>수급인의 지체 책임은 없으므로,</w:t>
      </w:r>
      <w:r>
        <w:t xml:space="preserve"> </w:t>
      </w:r>
      <w:r>
        <w:rPr>
          <w:rFonts w:hint="eastAsia"/>
        </w:rPr>
        <w:t>해당 부분</w:t>
      </w:r>
      <w:r>
        <w:t xml:space="preserve"> </w:t>
      </w:r>
      <w:r>
        <w:rPr>
          <w:rFonts w:hint="eastAsia"/>
        </w:rPr>
        <w:t>명시는 필요한바,</w:t>
      </w:r>
      <w:r>
        <w:t xml:space="preserve"> </w:t>
      </w:r>
      <w:r>
        <w:rPr>
          <w:rFonts w:hint="eastAsia"/>
        </w:rPr>
        <w:t>원복하였습니다.</w:t>
      </w:r>
    </w:p>
  </w:comment>
  <w:comment w:id="194" w:author="MIRACOM" w:date="2026-09-22T15:31:00Z" w:initials="U">
    <w:p w14:paraId="11F4BB3B" w14:textId="09D1853F" w:rsidR="001E573E" w:rsidRDefault="001E573E">
      <w:pPr>
        <w:pStyle w:val="a9"/>
      </w:pPr>
      <w:r>
        <w:rPr>
          <w:rStyle w:val="a8"/>
        </w:rPr>
        <w:annotationRef/>
      </w:r>
      <w:r>
        <w:t>‘</w:t>
      </w:r>
      <w:r>
        <w:rPr>
          <w:rFonts w:hint="eastAsia"/>
        </w:rPr>
        <w:t>그 기간</w:t>
      </w:r>
      <w:r>
        <w:t>’</w:t>
      </w:r>
      <w:r>
        <w:rPr>
          <w:rFonts w:hint="eastAsia"/>
        </w:rPr>
        <w:t>에 대해 해석의 여지가 있으므로 객관적 기간으로 수정하였습니다.</w:t>
      </w:r>
      <w:r>
        <w:t xml:space="preserve"> </w:t>
      </w:r>
    </w:p>
  </w:comment>
  <w:comment w:id="195" w:author="CHOI Fred (SCK Legal)" w:date="2026-09-23T09:18:00Z" w:initials="CF(L">
    <w:p w14:paraId="2CB33A8B" w14:textId="309A258F" w:rsidR="00C05DE7" w:rsidRDefault="00C05DE7">
      <w:pPr>
        <w:pStyle w:val="a9"/>
      </w:pPr>
      <w:r>
        <w:rPr>
          <w:rStyle w:val="a8"/>
        </w:rPr>
        <w:annotationRef/>
      </w:r>
      <w:r>
        <w:rPr>
          <w:rFonts w:hint="eastAsia"/>
        </w:rPr>
        <w:t>결국 같은 의미이나,</w:t>
      </w:r>
      <w:r>
        <w:t xml:space="preserve"> </w:t>
      </w:r>
      <w:r>
        <w:rPr>
          <w:rFonts w:hint="eastAsia"/>
        </w:rPr>
        <w:t>불가항력이라는 것이 객관적으로 불가능하다는 뜻이기 때문에 혼란 방지</w:t>
      </w:r>
      <w:r>
        <w:t xml:space="preserve"> </w:t>
      </w:r>
      <w:r>
        <w:rPr>
          <w:rFonts w:hint="eastAsia"/>
        </w:rPr>
        <w:t>위하여 간소화 하였습니다.</w:t>
      </w:r>
    </w:p>
  </w:comment>
  <w:comment w:id="210" w:author="MIRACOM" w:date="2026-09-22T14:56:00Z" w:initials="U">
    <w:p w14:paraId="2BE586E3" w14:textId="0CFB8637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도급인이 판단하지 않더라도</w:t>
      </w:r>
      <w:r>
        <w:t xml:space="preserve"> </w:t>
      </w:r>
      <w:r>
        <w:rPr>
          <w:rFonts w:hint="eastAsia"/>
        </w:rPr>
        <w:t>이의가 있을 시 재검수 진행은 이루어지되,</w:t>
      </w:r>
      <w:r>
        <w:t xml:space="preserve"> </w:t>
      </w:r>
      <w:r>
        <w:rPr>
          <w:rFonts w:hint="eastAsia"/>
        </w:rPr>
        <w:t>이의신청이 정당하지 않은 경우 해당 기간은 지체일수로 산입됩니다</w:t>
      </w:r>
    </w:p>
  </w:comment>
  <w:comment w:id="217" w:author="CHOI Fred (SCK Legal)" w:date="2026-09-23T09:24:00Z" w:initials="CF(L">
    <w:p w14:paraId="5D58AE57" w14:textId="52B325DA" w:rsidR="00C05DE7" w:rsidRDefault="00C05DE7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정당한 사유 없는 이의신청의 무한정 반복을 방지하기 위하여 배상의무 규정합니다.</w:t>
      </w:r>
    </w:p>
  </w:comment>
  <w:comment w:id="223" w:author="CHOI Fred (SCK Legal)" w:date="2026-09-18T16:24:00Z" w:initials="CF(L">
    <w:p w14:paraId="27C59C52" w14:textId="2D1AF07D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단기의 검수기간동안 성질상 발견되지 못하는 하자도 면책되므로 삭제</w:t>
      </w:r>
    </w:p>
  </w:comment>
  <w:comment w:id="243" w:author="CHOI Fred (SCK Legal)" w:date="2026-09-18T16:26:00Z" w:initials="CF(L">
    <w:p w14:paraId="76BFC1BE" w14:textId="7C6D12E4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현저한 하자 이외의 하자라도 계약의 목적을 달성할 수 없는 정도라면 반품 가능</w:t>
      </w:r>
    </w:p>
  </w:comment>
  <w:comment w:id="244" w:author="MIRACOM" w:date="2026-09-22T14:59:00Z" w:initials="U">
    <w:p w14:paraId="6CBE24CD" w14:textId="5BD1BE39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해당 조항은 원복하되,</w:t>
      </w:r>
      <w:r>
        <w:t xml:space="preserve"> </w:t>
      </w:r>
      <w:r>
        <w:t>‘</w:t>
      </w:r>
      <w:r>
        <w:rPr>
          <w:rFonts w:hint="eastAsia"/>
        </w:rPr>
        <w:t>계약의 목적을 달성할 수 없을 정도의 현저한 하자</w:t>
      </w:r>
      <w:r>
        <w:t>’</w:t>
      </w:r>
      <w:r>
        <w:rPr>
          <w:rFonts w:hint="eastAsia"/>
        </w:rPr>
        <w:t>로 수정하였습니다.</w:t>
      </w:r>
      <w:r>
        <w:t xml:space="preserve"> </w:t>
      </w:r>
    </w:p>
  </w:comment>
  <w:comment w:id="245" w:author="CHOI Fred (SCK Legal)" w:date="2026-09-23T09:26:00Z" w:initials="CF(L">
    <w:p w14:paraId="6F34BCBE" w14:textId="4A412D08" w:rsidR="00C05DE7" w:rsidRDefault="00C05DE7">
      <w:pPr>
        <w:pStyle w:val="a9"/>
      </w:pPr>
      <w:r>
        <w:rPr>
          <w:rStyle w:val="a8"/>
        </w:rPr>
        <w:annotationRef/>
      </w:r>
      <w:r>
        <w:rPr>
          <w:rFonts w:hint="eastAsia"/>
        </w:rPr>
        <w:t>계약목적을 일부만 달성할 수 있다면 달성 못 하는 부분은 면책된다는 뜻인지 의미 불분명하여 책임의 공평한 분담 위해 삭제합니다.</w:t>
      </w:r>
      <w:r>
        <w:t xml:space="preserve"> (</w:t>
      </w:r>
      <w:r>
        <w:rPr>
          <w:rFonts w:hint="eastAsia"/>
        </w:rPr>
        <w:t>반품의 정당성은 결국 최종적으로 종합적 사정을 검토하여 결정되는 사안이므로 일률적으로 안 된다는 경직적인 규정은 유연한 사안해결에 장애가 됨)</w:t>
      </w:r>
    </w:p>
  </w:comment>
  <w:comment w:id="254" w:author="CHOI Fred (SCK Legal)" w:date="2026-09-18T16:27:00Z" w:initials="CF(L">
    <w:p w14:paraId="737B3037" w14:textId="60B4A046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아래 사유는 각 사유별로 구체적으로 판단할 사안이고,</w:t>
      </w:r>
      <w:r>
        <w:t xml:space="preserve"> </w:t>
      </w:r>
      <w:r>
        <w:rPr>
          <w:rFonts w:hint="eastAsia"/>
        </w:rPr>
        <w:t xml:space="preserve">일률적으로 일방의 책임을 면제할 사안이 아님 </w:t>
      </w:r>
    </w:p>
  </w:comment>
  <w:comment w:id="265" w:author="CHOI Fred (SCK Legal)" w:date="2026-09-18T16:28:00Z" w:initials="CF(L">
    <w:p w14:paraId="356E4D8D" w14:textId="0AFD9AE7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정당한 사유 없이 당사자 일방의 책임만을 제한하는 조항으로서 삭제</w:t>
      </w:r>
    </w:p>
  </w:comment>
  <w:comment w:id="266" w:author="MIRACOM" w:date="2026-09-22T15:00:00Z" w:initials="U">
    <w:p w14:paraId="3659C224" w14:textId="11C743CF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 xml:space="preserve">지체배상 한도 조항은 당사 </w:t>
      </w:r>
      <w:r>
        <w:t xml:space="preserve">deal break </w:t>
      </w:r>
      <w:r>
        <w:rPr>
          <w:rFonts w:hint="eastAsia"/>
        </w:rPr>
        <w:t>조건이므로 기재 필요합니다.</w:t>
      </w:r>
      <w:r>
        <w:t xml:space="preserve"> </w:t>
      </w:r>
      <w:r>
        <w:rPr>
          <w:rFonts w:hint="eastAsia"/>
        </w:rPr>
        <w:t xml:space="preserve">다만 한도는 </w:t>
      </w:r>
      <w:r>
        <w:t xml:space="preserve">30% </w:t>
      </w:r>
      <w:r>
        <w:rPr>
          <w:rFonts w:hint="eastAsia"/>
        </w:rPr>
        <w:t>로 조정 가능합니다.</w:t>
      </w:r>
    </w:p>
  </w:comment>
  <w:comment w:id="306" w:author="MIRACOM" w:date="2026-09-22T15:17:00Z" w:initials="U">
    <w:p w14:paraId="795EAF58" w14:textId="60CB2E86" w:rsidR="00CC3887" w:rsidRDefault="00CC3887">
      <w:pPr>
        <w:pStyle w:val="a9"/>
      </w:pPr>
      <w:r>
        <w:rPr>
          <w:rStyle w:val="a8"/>
        </w:rPr>
        <w:annotationRef/>
      </w:r>
      <w:r>
        <w:rPr>
          <w:rFonts w:hint="eastAsia"/>
        </w:rPr>
        <w:t xml:space="preserve">과업내역서에 </w:t>
      </w:r>
      <w:r w:rsidR="0059340C">
        <w:rPr>
          <w:rFonts w:hint="eastAsia"/>
        </w:rPr>
        <w:t>명시된</w:t>
      </w:r>
      <w:r>
        <w:rPr>
          <w:rFonts w:hint="eastAsia"/>
        </w:rPr>
        <w:t xml:space="preserve"> 내용</w:t>
      </w:r>
      <w:r w:rsidR="0059340C">
        <w:rPr>
          <w:rFonts w:hint="eastAsia"/>
        </w:rPr>
        <w:t>에 대해서만</w:t>
      </w:r>
      <w:r>
        <w:rPr>
          <w:rFonts w:hint="eastAsia"/>
        </w:rPr>
        <w:t xml:space="preserve"> 보증을 </w:t>
      </w:r>
      <w:r w:rsidR="0059340C">
        <w:rPr>
          <w:rFonts w:hint="eastAsia"/>
        </w:rPr>
        <w:t>하고,</w:t>
      </w:r>
      <w:r w:rsidR="0059340C">
        <w:t xml:space="preserve"> </w:t>
      </w:r>
      <w:r w:rsidR="0059340C">
        <w:rPr>
          <w:rFonts w:hint="eastAsia"/>
        </w:rPr>
        <w:t>명시되지 않은 사항은 보증범위가 아니라는 내용은,</w:t>
      </w:r>
      <w:r>
        <w:rPr>
          <w:rFonts w:hint="eastAsia"/>
        </w:rPr>
        <w:t xml:space="preserve"> </w:t>
      </w:r>
      <w:r w:rsidR="0059340C">
        <w:rPr>
          <w:rFonts w:hint="eastAsia"/>
        </w:rPr>
        <w:t xml:space="preserve">일방의 </w:t>
      </w:r>
      <w:r>
        <w:rPr>
          <w:rFonts w:hint="eastAsia"/>
        </w:rPr>
        <w:t>귀책</w:t>
      </w:r>
      <w:r w:rsidR="0059340C">
        <w:rPr>
          <w:rFonts w:hint="eastAsia"/>
        </w:rPr>
        <w:t>유무</w:t>
      </w:r>
      <w:r w:rsidR="00A24056">
        <w:rPr>
          <w:rFonts w:hint="eastAsia"/>
        </w:rPr>
        <w:t>와 무관하며,</w:t>
      </w:r>
      <w:r w:rsidR="00A24056">
        <w:t xml:space="preserve"> </w:t>
      </w:r>
      <w:r w:rsidR="00A24056">
        <w:rPr>
          <w:rFonts w:hint="eastAsia"/>
        </w:rPr>
        <w:t>예외없이 적</w:t>
      </w:r>
      <w:r w:rsidR="0059340C">
        <w:rPr>
          <w:rFonts w:hint="eastAsia"/>
        </w:rPr>
        <w:t>용</w:t>
      </w:r>
      <w:r w:rsidR="00A24056">
        <w:rPr>
          <w:rFonts w:hint="eastAsia"/>
        </w:rPr>
        <w:t>되는 내용입니</w:t>
      </w:r>
      <w:r>
        <w:rPr>
          <w:rFonts w:hint="eastAsia"/>
        </w:rPr>
        <w:t>다.</w:t>
      </w:r>
      <w:r>
        <w:t xml:space="preserve"> </w:t>
      </w:r>
    </w:p>
  </w:comment>
  <w:comment w:id="318" w:author="CHOI Fred (SCK Legal)" w:date="2026-09-18T16:34:00Z" w:initials="CF(L">
    <w:p w14:paraId="118257B0" w14:textId="6A601AA2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일방에게만 불공정하게 권리를 부여하여 삭제</w:t>
      </w:r>
    </w:p>
  </w:comment>
  <w:comment w:id="328" w:author="CHOI Fred (SCK Legal)" w:date="2026-09-18T16:35:00Z" w:initials="CF(L">
    <w:p w14:paraId="03EAAFFE" w14:textId="6A4B121D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정당한 사유 없이 일방의 책임만 제한하여 삭제</w:t>
      </w:r>
    </w:p>
  </w:comment>
  <w:comment w:id="329" w:author="MIRACOM" w:date="2026-09-22T15:01:00Z" w:initials="U">
    <w:p w14:paraId="5AAABF0D" w14:textId="6F5670F2" w:rsidR="00C13CCC" w:rsidRDefault="00C13CCC" w:rsidP="004D4D4F">
      <w:pPr>
        <w:pStyle w:val="a9"/>
      </w:pPr>
      <w:r>
        <w:rPr>
          <w:rStyle w:val="a8"/>
        </w:rPr>
        <w:annotationRef/>
      </w: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손해배상 한도 조건은 당사 </w:t>
      </w:r>
      <w:r>
        <w:t xml:space="preserve">deal break </w:t>
      </w:r>
      <w:r>
        <w:rPr>
          <w:rFonts w:hint="eastAsia"/>
        </w:rPr>
        <w:t>조건이므로 기재 필요합니다.</w:t>
      </w:r>
      <w:r>
        <w:t xml:space="preserve"> </w:t>
      </w:r>
      <w:r>
        <w:rPr>
          <w:rFonts w:hint="eastAsia"/>
        </w:rPr>
        <w:t>수정 요청사항 고려하여. 고의</w:t>
      </w:r>
      <w:r>
        <w:t>/</w:t>
      </w:r>
      <w:r>
        <w:rPr>
          <w:rFonts w:hint="eastAsia"/>
        </w:rPr>
        <w:t>중과실인 경우에는 적용 제외되도록 수정하였습니다.</w:t>
      </w:r>
      <w:r>
        <w:t xml:space="preserve"> </w:t>
      </w:r>
    </w:p>
    <w:p w14:paraId="637041C5" w14:textId="77777777" w:rsidR="00C13CCC" w:rsidRDefault="00C13CCC" w:rsidP="004D4D4F">
      <w:pPr>
        <w:pStyle w:val="a9"/>
      </w:pPr>
    </w:p>
    <w:p w14:paraId="7EBF5302" w14:textId="551C3C73" w:rsidR="00C13CCC" w:rsidRDefault="00C13CCC" w:rsidP="004D4D4F">
      <w:pPr>
        <w:pStyle w:val="a9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영업기회 상실,</w:t>
      </w:r>
      <w:r>
        <w:t xml:space="preserve"> </w:t>
      </w:r>
      <w:r>
        <w:rPr>
          <w:rFonts w:hint="eastAsia"/>
        </w:rPr>
        <w:t>기대이익 상실과 같은 예측 불가 손해에 대해서는 배상 책임이 없으므로 원복하였습니다.</w:t>
      </w:r>
      <w:r>
        <w:t xml:space="preserve"> (</w:t>
      </w:r>
      <w:r>
        <w:rPr>
          <w:rFonts w:hint="eastAsia"/>
        </w:rPr>
        <w:t>데이터 분실,손상 부분은 삭제</w:t>
      </w:r>
      <w:r w:rsidR="00873CF4">
        <w:rPr>
          <w:rFonts w:hint="eastAsia"/>
        </w:rPr>
        <w:t xml:space="preserve"> 가능</w:t>
      </w:r>
      <w:r>
        <w:rPr>
          <w:rFonts w:hint="eastAsia"/>
        </w:rPr>
        <w:t>)</w:t>
      </w:r>
    </w:p>
  </w:comment>
  <w:comment w:id="330" w:author="CHOI Fred (SCK Legal)" w:date="2026-09-23T09:55:00Z" w:initials="CF(L">
    <w:p w14:paraId="124B54D6" w14:textId="6B914612" w:rsidR="00D76BF1" w:rsidRDefault="00D76BF1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양사 공평하게 동일한 책임제한 규정합니다.</w:t>
      </w:r>
      <w:r>
        <w:t xml:space="preserve"> </w:t>
      </w:r>
    </w:p>
  </w:comment>
  <w:comment w:id="441" w:author="CHOI Fred (SCK Legal)" w:date="2026-09-18T16:36:00Z" w:initials="CF(L">
    <w:p w14:paraId="5D02D58C" w14:textId="4F4EE6EF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추상적이고 의미 불명확하여 분쟁소지 있어 삭제</w:t>
      </w:r>
    </w:p>
  </w:comment>
  <w:comment w:id="473" w:author="MIRACOM" w:date="2026-09-22T15:02:00Z" w:initials="U">
    <w:p w14:paraId="3F1D6E2E" w14:textId="77777777" w:rsidR="00C13CCC" w:rsidRDefault="00C13CCC" w:rsidP="004D4D4F">
      <w:pPr>
        <w:pStyle w:val="a9"/>
      </w:pPr>
      <w:r>
        <w:rPr>
          <w:rStyle w:val="a8"/>
        </w:rPr>
        <w:annotationRef/>
      </w:r>
      <w:r>
        <w:rPr>
          <w:rFonts w:hint="eastAsia"/>
        </w:rPr>
        <w:t xml:space="preserve">당사 수행 기성분 인정에 대해 추가 조건으로 기재된 </w:t>
      </w:r>
    </w:p>
    <w:p w14:paraId="6718C3C2" w14:textId="66CD5E5A" w:rsidR="00C13CCC" w:rsidRDefault="00C13CCC" w:rsidP="004D4D4F">
      <w:pPr>
        <w:pStyle w:val="a9"/>
      </w:pPr>
      <w:r>
        <w:t>“</w:t>
      </w:r>
      <w:r>
        <w:rPr>
          <w:rFonts w:hint="eastAsia"/>
        </w:rPr>
        <w:t>계약목적을 일부 달성할 수 있다고 인정되는 한도</w:t>
      </w:r>
      <w:r>
        <w:t>”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계약 목적 달성 인정 범위 내에서</w:t>
      </w:r>
      <w:r>
        <w:t>”</w:t>
      </w:r>
    </w:p>
    <w:p w14:paraId="3C1ADCA4" w14:textId="77777777" w:rsidR="00C13CCC" w:rsidRDefault="00C13CCC" w:rsidP="004D4D4F">
      <w:pPr>
        <w:pStyle w:val="a9"/>
      </w:pPr>
      <w:r>
        <w:rPr>
          <w:rFonts w:hint="eastAsia"/>
        </w:rPr>
        <w:t>의 내용 및 기준은 명확하지 않은 것으로 판단됩니다.</w:t>
      </w:r>
    </w:p>
    <w:p w14:paraId="7E4DCEE2" w14:textId="6D8F6062" w:rsidR="00C13CCC" w:rsidRDefault="00C13CCC" w:rsidP="004D4D4F">
      <w:pPr>
        <w:pStyle w:val="a9"/>
      </w:pPr>
      <w:r>
        <w:rPr>
          <w:rFonts w:hint="eastAsia"/>
        </w:rPr>
        <w:t>객관적인 기준에 따라 검수된 부분,</w:t>
      </w:r>
      <w:r>
        <w:t xml:space="preserve"> </w:t>
      </w:r>
      <w:r>
        <w:rPr>
          <w:rFonts w:hint="eastAsia"/>
        </w:rPr>
        <w:t>객관적 자료에 의해 이행완료사실 확인된 부분에 대해서 기성분이 인정되며,</w:t>
      </w:r>
      <w:r>
        <w:t xml:space="preserve"> </w:t>
      </w:r>
      <w:r>
        <w:rPr>
          <w:rFonts w:hint="eastAsia"/>
        </w:rPr>
        <w:t>그에 대한 대가 지급이 이루어져야 합니다.</w:t>
      </w:r>
    </w:p>
  </w:comment>
  <w:comment w:id="474" w:author="CHOI Fred (SCK Legal)" w:date="2026-09-23T09:40:00Z" w:initials="CF(L">
    <w:p w14:paraId="3F967CE7" w14:textId="51490004" w:rsidR="00C05DE7" w:rsidRDefault="00C05DE7">
      <w:pPr>
        <w:pStyle w:val="a9"/>
      </w:pPr>
      <w:r>
        <w:rPr>
          <w:rStyle w:val="a8"/>
        </w:rPr>
        <w:annotationRef/>
      </w:r>
      <w:r>
        <w:rPr>
          <w:rFonts w:hint="eastAsia"/>
        </w:rPr>
        <w:t xml:space="preserve">법률상 </w:t>
      </w:r>
      <w:r>
        <w:t>‘</w:t>
      </w:r>
      <w:r>
        <w:rPr>
          <w:rFonts w:hint="eastAsia"/>
        </w:rPr>
        <w:t>계약의 해지</w:t>
      </w:r>
      <w:r>
        <w:t>’</w:t>
      </w:r>
      <w:r>
        <w:rPr>
          <w:rFonts w:hint="eastAsia"/>
        </w:rPr>
        <w:t>라는 것은 본래 그 계약의 목적달성 불능과 관련이 있습니다.</w:t>
      </w:r>
      <w:r>
        <w:t xml:space="preserve"> </w:t>
      </w:r>
      <w:r>
        <w:rPr>
          <w:rFonts w:hint="eastAsia"/>
        </w:rPr>
        <w:t>쉽게 말하면 어떤 부분에 대하여 대가를 지불하였는데 그것이 계약의 목적에 비추어 그 대가만큼의 가치가 없는 것이라면 해지의 대상이 되는 것이 공평과 정의에 부합합니다.</w:t>
      </w:r>
      <w:r>
        <w:t xml:space="preserve"> </w:t>
      </w:r>
      <w:r>
        <w:rPr>
          <w:rFonts w:hint="eastAsia"/>
        </w:rPr>
        <w:t>계약의 목적은 본건 용역의 전문 제공자로서 수급인이 잘 알고 있고,</w:t>
      </w:r>
      <w:r>
        <w:t xml:space="preserve"> </w:t>
      </w:r>
      <w:r>
        <w:rPr>
          <w:rFonts w:hint="eastAsia"/>
        </w:rPr>
        <w:t>그러한 용역이 필요한 도급인도 잘 알고 있습니다.</w:t>
      </w:r>
      <w:r>
        <w:t xml:space="preserve"> </w:t>
      </w:r>
      <w:r>
        <w:rPr>
          <w:rFonts w:hint="eastAsia"/>
        </w:rPr>
        <w:t>상식이지만,</w:t>
      </w:r>
      <w:r>
        <w:t xml:space="preserve"> </w:t>
      </w:r>
      <w:r>
        <w:rPr>
          <w:rFonts w:hint="eastAsia"/>
        </w:rPr>
        <w:t>사업상 어떤 목적을 위해 계약을 한 것이기 때문입니다.</w:t>
      </w:r>
      <w:r>
        <w:t xml:space="preserve"> </w:t>
      </w:r>
      <w:r>
        <w:rPr>
          <w:rFonts w:hint="eastAsia"/>
        </w:rPr>
        <w:t xml:space="preserve">바로 전항 </w:t>
      </w:r>
      <w:r>
        <w:t>1</w:t>
      </w:r>
      <w:r>
        <w:rPr>
          <w:rFonts w:hint="eastAsia"/>
        </w:rPr>
        <w:t xml:space="preserve">호에 보면 </w:t>
      </w:r>
      <w:r>
        <w:t>“</w:t>
      </w:r>
      <w:r>
        <w:rPr>
          <w:rFonts w:hint="eastAsia"/>
        </w:rPr>
        <w:t>계약의 목적을 달성할 수 없다고 인정되는 경우</w:t>
      </w:r>
      <w:r>
        <w:t>”</w:t>
      </w:r>
      <w:r>
        <w:rPr>
          <w:rFonts w:hint="eastAsia"/>
        </w:rPr>
        <w:t>를 해지사유로 정해두고 있습니다.</w:t>
      </w:r>
      <w:r>
        <w:t xml:space="preserve"> </w:t>
      </w:r>
      <w:r>
        <w:rPr>
          <w:rFonts w:hint="eastAsia"/>
        </w:rPr>
        <w:t>이렇듯 계약목적 달성여부는 판단이 어려울 때가 있을지라도 해지의 범위와 관련하여 공평의 견지에서 반드시 필요한 내용입니다.</w:t>
      </w:r>
      <w:r>
        <w:t xml:space="preserve"> </w:t>
      </w:r>
    </w:p>
  </w:comment>
  <w:comment w:id="488" w:author="CHOI Fred (SCK Legal)" w:date="2026-09-18T16:42:00Z" w:initials="CF(L">
    <w:p w14:paraId="1BAAD87A" w14:textId="4A042C37" w:rsidR="00C13CCC" w:rsidRDefault="00C13CC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분쟁 시 상호 손해확대 방지 위하여 삭제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454D966" w15:done="0"/>
  <w15:commentEx w15:paraId="0227F560" w15:done="0"/>
  <w15:commentEx w15:paraId="2D1E7641" w15:done="0"/>
  <w15:commentEx w15:paraId="794C8700" w15:paraIdParent="2D1E7641" w15:done="0"/>
  <w15:commentEx w15:paraId="6D6BB94D" w15:done="0"/>
  <w15:commentEx w15:paraId="11F4BB3B" w15:done="0"/>
  <w15:commentEx w15:paraId="2CB33A8B" w15:paraIdParent="11F4BB3B" w15:done="0"/>
  <w15:commentEx w15:paraId="2BE586E3" w15:done="0"/>
  <w15:commentEx w15:paraId="5D58AE57" w15:done="0"/>
  <w15:commentEx w15:paraId="27C59C52" w15:done="0"/>
  <w15:commentEx w15:paraId="76BFC1BE" w15:done="0"/>
  <w15:commentEx w15:paraId="6CBE24CD" w15:paraIdParent="76BFC1BE" w15:done="0"/>
  <w15:commentEx w15:paraId="6F34BCBE" w15:paraIdParent="76BFC1BE" w15:done="0"/>
  <w15:commentEx w15:paraId="737B3037" w15:done="0"/>
  <w15:commentEx w15:paraId="356E4D8D" w15:done="0"/>
  <w15:commentEx w15:paraId="3659C224" w15:paraIdParent="356E4D8D" w15:done="0"/>
  <w15:commentEx w15:paraId="795EAF58" w15:done="0"/>
  <w15:commentEx w15:paraId="118257B0" w15:done="0"/>
  <w15:commentEx w15:paraId="03EAAFFE" w15:done="0"/>
  <w15:commentEx w15:paraId="7EBF5302" w15:paraIdParent="03EAAFFE" w15:done="0"/>
  <w15:commentEx w15:paraId="124B54D6" w15:paraIdParent="03EAAFFE" w15:done="0"/>
  <w15:commentEx w15:paraId="5D02D58C" w15:done="0"/>
  <w15:commentEx w15:paraId="7E4DCEE2" w15:done="0"/>
  <w15:commentEx w15:paraId="3F967CE7" w15:paraIdParent="7E4DCEE2" w15:done="0"/>
  <w15:commentEx w15:paraId="1BAAD87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454D966" w16cid:durableId="2E5D1520"/>
  <w16cid:commentId w16cid:paraId="0227F560" w16cid:durableId="2E5D1521"/>
  <w16cid:commentId w16cid:paraId="2D1E7641" w16cid:durableId="2E5D1522"/>
  <w16cid:commentId w16cid:paraId="794C8700" w16cid:durableId="2E5D1576"/>
  <w16cid:commentId w16cid:paraId="6D6BB94D" w16cid:durableId="2E5D1596"/>
  <w16cid:commentId w16cid:paraId="11F4BB3B" w16cid:durableId="2E5D1DD4"/>
  <w16cid:commentId w16cid:paraId="2BE586E3" w16cid:durableId="2E5D15B9"/>
  <w16cid:commentId w16cid:paraId="27C59C52" w16cid:durableId="2E5D1523"/>
  <w16cid:commentId w16cid:paraId="76BFC1BE" w16cid:durableId="2E5D1524"/>
  <w16cid:commentId w16cid:paraId="6CBE24CD" w16cid:durableId="2E5D164F"/>
  <w16cid:commentId w16cid:paraId="737B3037" w16cid:durableId="2E5D1525"/>
  <w16cid:commentId w16cid:paraId="356E4D8D" w16cid:durableId="2E5D1526"/>
  <w16cid:commentId w16cid:paraId="3659C224" w16cid:durableId="2E5D167C"/>
  <w16cid:commentId w16cid:paraId="795EAF58" w16cid:durableId="2E5D1A87"/>
  <w16cid:commentId w16cid:paraId="118257B0" w16cid:durableId="2E5D1527"/>
  <w16cid:commentId w16cid:paraId="03EAAFFE" w16cid:durableId="2E5D1528"/>
  <w16cid:commentId w16cid:paraId="7EBF5302" w16cid:durableId="2E5D16BC"/>
  <w16cid:commentId w16cid:paraId="5D02D58C" w16cid:durableId="2E5D1529"/>
  <w16cid:commentId w16cid:paraId="7E4DCEE2" w16cid:durableId="2E5D1705"/>
  <w16cid:commentId w16cid:paraId="1BAAD87A" w16cid:durableId="2E5D15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A25312" w14:textId="77777777" w:rsidR="0010441D" w:rsidRDefault="0010441D">
      <w:r>
        <w:separator/>
      </w:r>
    </w:p>
  </w:endnote>
  <w:endnote w:type="continuationSeparator" w:id="0">
    <w:p w14:paraId="33AE96AD" w14:textId="77777777" w:rsidR="0010441D" w:rsidRDefault="00104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±¼¸²Ã¼">
    <w:altName w:val="MV Boli"/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FC71A9" w14:textId="77777777" w:rsidR="0010441D" w:rsidRDefault="0010441D">
      <w:r>
        <w:separator/>
      </w:r>
    </w:p>
  </w:footnote>
  <w:footnote w:type="continuationSeparator" w:id="0">
    <w:p w14:paraId="10466A53" w14:textId="77777777" w:rsidR="0010441D" w:rsidRDefault="001044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E3BAB"/>
    <w:multiLevelType w:val="hybridMultilevel"/>
    <w:tmpl w:val="C8B2DB10"/>
    <w:lvl w:ilvl="0" w:tplc="9B3A6DE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D181D95"/>
    <w:multiLevelType w:val="hybridMultilevel"/>
    <w:tmpl w:val="10F624F0"/>
    <w:lvl w:ilvl="0" w:tplc="C784BFA0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" w15:restartNumberingAfterBreak="0">
    <w:nsid w:val="525C5311"/>
    <w:multiLevelType w:val="hybridMultilevel"/>
    <w:tmpl w:val="0994EE9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6D3021E5"/>
    <w:multiLevelType w:val="hybridMultilevel"/>
    <w:tmpl w:val="8DBABE2E"/>
    <w:lvl w:ilvl="0" w:tplc="329C113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IRACOM">
    <w15:presenceInfo w15:providerId="None" w15:userId="MIRACOM"/>
  </w15:person>
  <w15:person w15:author="CHOI Fred (SCK Legal)">
    <w15:presenceInfo w15:providerId="AD" w15:userId="S-1-5-21-431975993-854741942-556304927-164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68E"/>
    <w:rsid w:val="000106D5"/>
    <w:rsid w:val="0001441C"/>
    <w:rsid w:val="00036853"/>
    <w:rsid w:val="00061971"/>
    <w:rsid w:val="000619DB"/>
    <w:rsid w:val="00087210"/>
    <w:rsid w:val="00094D01"/>
    <w:rsid w:val="00097354"/>
    <w:rsid w:val="000B1351"/>
    <w:rsid w:val="000B5BD4"/>
    <w:rsid w:val="000C4D8E"/>
    <w:rsid w:val="000E1B31"/>
    <w:rsid w:val="000E7637"/>
    <w:rsid w:val="0010441D"/>
    <w:rsid w:val="0012236C"/>
    <w:rsid w:val="001256BA"/>
    <w:rsid w:val="00132B14"/>
    <w:rsid w:val="00133BD4"/>
    <w:rsid w:val="00135633"/>
    <w:rsid w:val="00135D14"/>
    <w:rsid w:val="001563F8"/>
    <w:rsid w:val="0016552F"/>
    <w:rsid w:val="00195928"/>
    <w:rsid w:val="001A2FF9"/>
    <w:rsid w:val="001B1AE7"/>
    <w:rsid w:val="001B53AF"/>
    <w:rsid w:val="001D1D4F"/>
    <w:rsid w:val="001E0F5F"/>
    <w:rsid w:val="001E1B93"/>
    <w:rsid w:val="001E38EE"/>
    <w:rsid w:val="001E3B4F"/>
    <w:rsid w:val="001E4F3B"/>
    <w:rsid w:val="001E573E"/>
    <w:rsid w:val="001E7D7C"/>
    <w:rsid w:val="001F2B38"/>
    <w:rsid w:val="00217A15"/>
    <w:rsid w:val="00225FEB"/>
    <w:rsid w:val="00241C7D"/>
    <w:rsid w:val="00246ABE"/>
    <w:rsid w:val="002532DA"/>
    <w:rsid w:val="00255698"/>
    <w:rsid w:val="00272B21"/>
    <w:rsid w:val="0028553D"/>
    <w:rsid w:val="00296ABF"/>
    <w:rsid w:val="002B3B06"/>
    <w:rsid w:val="002B3E3C"/>
    <w:rsid w:val="002F05C7"/>
    <w:rsid w:val="002F3DF3"/>
    <w:rsid w:val="00300353"/>
    <w:rsid w:val="003050A9"/>
    <w:rsid w:val="003106DE"/>
    <w:rsid w:val="003236B4"/>
    <w:rsid w:val="003238ED"/>
    <w:rsid w:val="00332C2A"/>
    <w:rsid w:val="00357F7D"/>
    <w:rsid w:val="0037168D"/>
    <w:rsid w:val="00386006"/>
    <w:rsid w:val="00393076"/>
    <w:rsid w:val="003B2100"/>
    <w:rsid w:val="003E40FD"/>
    <w:rsid w:val="003E69AD"/>
    <w:rsid w:val="003F7CC9"/>
    <w:rsid w:val="00406521"/>
    <w:rsid w:val="004116BD"/>
    <w:rsid w:val="00414EAC"/>
    <w:rsid w:val="004362AA"/>
    <w:rsid w:val="00464FB6"/>
    <w:rsid w:val="00490883"/>
    <w:rsid w:val="004B6488"/>
    <w:rsid w:val="004B7B12"/>
    <w:rsid w:val="004C3B45"/>
    <w:rsid w:val="004C77D1"/>
    <w:rsid w:val="004D4D4F"/>
    <w:rsid w:val="004D7F24"/>
    <w:rsid w:val="004E3A98"/>
    <w:rsid w:val="004F65B1"/>
    <w:rsid w:val="00553C00"/>
    <w:rsid w:val="005600BB"/>
    <w:rsid w:val="00565B30"/>
    <w:rsid w:val="00570EA8"/>
    <w:rsid w:val="0057756F"/>
    <w:rsid w:val="0058209F"/>
    <w:rsid w:val="00584AB6"/>
    <w:rsid w:val="0059340C"/>
    <w:rsid w:val="005A68BC"/>
    <w:rsid w:val="005D277D"/>
    <w:rsid w:val="005D3C12"/>
    <w:rsid w:val="005D6186"/>
    <w:rsid w:val="005E5B8C"/>
    <w:rsid w:val="005F4A4B"/>
    <w:rsid w:val="005F6BF8"/>
    <w:rsid w:val="00602809"/>
    <w:rsid w:val="00604160"/>
    <w:rsid w:val="00612939"/>
    <w:rsid w:val="00622CD5"/>
    <w:rsid w:val="00634D14"/>
    <w:rsid w:val="00637AD6"/>
    <w:rsid w:val="006437DC"/>
    <w:rsid w:val="00674790"/>
    <w:rsid w:val="006824FA"/>
    <w:rsid w:val="00682AC5"/>
    <w:rsid w:val="0068730F"/>
    <w:rsid w:val="006A2818"/>
    <w:rsid w:val="006B176B"/>
    <w:rsid w:val="006C2073"/>
    <w:rsid w:val="006E2425"/>
    <w:rsid w:val="006E29CD"/>
    <w:rsid w:val="006E34BD"/>
    <w:rsid w:val="007144DF"/>
    <w:rsid w:val="00722E12"/>
    <w:rsid w:val="00725341"/>
    <w:rsid w:val="00735819"/>
    <w:rsid w:val="007377E5"/>
    <w:rsid w:val="0074039F"/>
    <w:rsid w:val="007456A0"/>
    <w:rsid w:val="007633AB"/>
    <w:rsid w:val="0076360D"/>
    <w:rsid w:val="007708DC"/>
    <w:rsid w:val="007734B8"/>
    <w:rsid w:val="00781AEB"/>
    <w:rsid w:val="0078702C"/>
    <w:rsid w:val="007C754A"/>
    <w:rsid w:val="007E27D2"/>
    <w:rsid w:val="007E2DAD"/>
    <w:rsid w:val="00801246"/>
    <w:rsid w:val="00810818"/>
    <w:rsid w:val="00811F47"/>
    <w:rsid w:val="0082068E"/>
    <w:rsid w:val="00827183"/>
    <w:rsid w:val="0083594A"/>
    <w:rsid w:val="008465A6"/>
    <w:rsid w:val="00867A69"/>
    <w:rsid w:val="00873CF4"/>
    <w:rsid w:val="0087479B"/>
    <w:rsid w:val="008972A8"/>
    <w:rsid w:val="008E03B6"/>
    <w:rsid w:val="008E2F7C"/>
    <w:rsid w:val="008E6281"/>
    <w:rsid w:val="00902E61"/>
    <w:rsid w:val="00925A4D"/>
    <w:rsid w:val="00950771"/>
    <w:rsid w:val="0096011C"/>
    <w:rsid w:val="00974D9F"/>
    <w:rsid w:val="00981876"/>
    <w:rsid w:val="00985D63"/>
    <w:rsid w:val="00993F6C"/>
    <w:rsid w:val="009A485B"/>
    <w:rsid w:val="009B58A7"/>
    <w:rsid w:val="009D6045"/>
    <w:rsid w:val="009E3561"/>
    <w:rsid w:val="009F640E"/>
    <w:rsid w:val="009F7946"/>
    <w:rsid w:val="00A11940"/>
    <w:rsid w:val="00A24056"/>
    <w:rsid w:val="00A31E16"/>
    <w:rsid w:val="00A34671"/>
    <w:rsid w:val="00A658AA"/>
    <w:rsid w:val="00A7633C"/>
    <w:rsid w:val="00AA6C8C"/>
    <w:rsid w:val="00AB5DFF"/>
    <w:rsid w:val="00B17A6E"/>
    <w:rsid w:val="00B3589E"/>
    <w:rsid w:val="00B35987"/>
    <w:rsid w:val="00B45B09"/>
    <w:rsid w:val="00B52F43"/>
    <w:rsid w:val="00B57EB6"/>
    <w:rsid w:val="00B605A8"/>
    <w:rsid w:val="00B62F23"/>
    <w:rsid w:val="00B67B6C"/>
    <w:rsid w:val="00BB2D2F"/>
    <w:rsid w:val="00BC19F8"/>
    <w:rsid w:val="00BE2561"/>
    <w:rsid w:val="00C05DE7"/>
    <w:rsid w:val="00C068EF"/>
    <w:rsid w:val="00C13CCC"/>
    <w:rsid w:val="00C13EBD"/>
    <w:rsid w:val="00C17EC7"/>
    <w:rsid w:val="00C32912"/>
    <w:rsid w:val="00C35020"/>
    <w:rsid w:val="00C74572"/>
    <w:rsid w:val="00C92605"/>
    <w:rsid w:val="00CB476E"/>
    <w:rsid w:val="00CB5775"/>
    <w:rsid w:val="00CC06D3"/>
    <w:rsid w:val="00CC0A7F"/>
    <w:rsid w:val="00CC3887"/>
    <w:rsid w:val="00CF7D39"/>
    <w:rsid w:val="00D001EA"/>
    <w:rsid w:val="00D019B5"/>
    <w:rsid w:val="00D074A0"/>
    <w:rsid w:val="00D30C8A"/>
    <w:rsid w:val="00D3650F"/>
    <w:rsid w:val="00D42D09"/>
    <w:rsid w:val="00D627BB"/>
    <w:rsid w:val="00D62F0B"/>
    <w:rsid w:val="00D64D83"/>
    <w:rsid w:val="00D76BF1"/>
    <w:rsid w:val="00D97C52"/>
    <w:rsid w:val="00DA1A73"/>
    <w:rsid w:val="00DB3318"/>
    <w:rsid w:val="00DB3F5B"/>
    <w:rsid w:val="00DC5D2C"/>
    <w:rsid w:val="00DD253C"/>
    <w:rsid w:val="00DF0315"/>
    <w:rsid w:val="00E041E9"/>
    <w:rsid w:val="00E16103"/>
    <w:rsid w:val="00E37F4F"/>
    <w:rsid w:val="00E573DF"/>
    <w:rsid w:val="00E67173"/>
    <w:rsid w:val="00E85B4E"/>
    <w:rsid w:val="00E91F2B"/>
    <w:rsid w:val="00EB3BB7"/>
    <w:rsid w:val="00EB4775"/>
    <w:rsid w:val="00EC5C09"/>
    <w:rsid w:val="00F065A1"/>
    <w:rsid w:val="00F107DD"/>
    <w:rsid w:val="00F37A78"/>
    <w:rsid w:val="00F775B5"/>
    <w:rsid w:val="00F81386"/>
    <w:rsid w:val="00F849D9"/>
    <w:rsid w:val="00F91435"/>
    <w:rsid w:val="00F93ECA"/>
    <w:rsid w:val="00FB2450"/>
    <w:rsid w:val="00FD2E8B"/>
    <w:rsid w:val="00FD74FB"/>
    <w:rsid w:val="00FD7CDE"/>
    <w:rsid w:val="00FE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864D7F"/>
  <w15:chartTrackingRefBased/>
  <w15:docId w15:val="{BD348FE3-B462-46E0-8432-286CD129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4">
    <w:name w:val="head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hs1">
    <w:name w:val="hs1"/>
    <w:basedOn w:val="a"/>
    <w:pPr>
      <w:widowControl/>
      <w:wordWrap/>
      <w:autoSpaceDE/>
      <w:autoSpaceDN/>
      <w:spacing w:line="270" w:lineRule="atLeast"/>
    </w:pPr>
    <w:rPr>
      <w:rFonts w:ascii="굴림" w:eastAsia="굴림" w:hAnsi="굴림" w:hint="eastAsia"/>
      <w:color w:val="000000"/>
      <w:kern w:val="0"/>
      <w:sz w:val="18"/>
      <w:szCs w:val="18"/>
    </w:rPr>
  </w:style>
  <w:style w:type="paragraph" w:customStyle="1" w:styleId="s0">
    <w:name w:val="s0"/>
    <w:rsid w:val="00604160"/>
    <w:pPr>
      <w:widowControl w:val="0"/>
      <w:autoSpaceDE w:val="0"/>
      <w:autoSpaceDN w:val="0"/>
      <w:adjustRightInd w:val="0"/>
    </w:pPr>
    <w:rPr>
      <w:rFonts w:ascii="±¼¸²Ã¼" w:eastAsia="맑은 고딕" w:hAnsi="±¼¸²Ã¼"/>
      <w:sz w:val="24"/>
      <w:szCs w:val="24"/>
    </w:rPr>
  </w:style>
  <w:style w:type="character" w:customStyle="1" w:styleId="Char">
    <w:name w:val="머리글 Char"/>
    <w:link w:val="a4"/>
    <w:uiPriority w:val="99"/>
    <w:locked/>
    <w:rsid w:val="00604160"/>
    <w:rPr>
      <w:rFonts w:ascii="바탕"/>
      <w:kern w:val="2"/>
      <w:szCs w:val="24"/>
    </w:rPr>
  </w:style>
  <w:style w:type="character" w:customStyle="1" w:styleId="Char0">
    <w:name w:val="바닥글 Char"/>
    <w:link w:val="a5"/>
    <w:uiPriority w:val="99"/>
    <w:locked/>
    <w:rsid w:val="00604160"/>
    <w:rPr>
      <w:rFonts w:ascii="바탕"/>
      <w:kern w:val="2"/>
      <w:szCs w:val="24"/>
    </w:rPr>
  </w:style>
  <w:style w:type="paragraph" w:styleId="a6">
    <w:name w:val="Balloon Text"/>
    <w:basedOn w:val="a"/>
    <w:link w:val="Char1"/>
    <w:uiPriority w:val="99"/>
    <w:unhideWhenUsed/>
    <w:rsid w:val="00604160"/>
    <w:pPr>
      <w:widowControl/>
      <w:wordWrap/>
      <w:autoSpaceDE/>
      <w:autoSpaceDN/>
      <w:jc w:val="left"/>
    </w:pPr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basedOn w:val="a0"/>
    <w:link w:val="a6"/>
    <w:rsid w:val="00604160"/>
    <w:rPr>
      <w:rFonts w:ascii="맑은 고딕" w:eastAsia="맑은 고딕" w:hAnsi="맑은 고딕"/>
      <w:kern w:val="2"/>
      <w:sz w:val="18"/>
      <w:szCs w:val="18"/>
    </w:rPr>
  </w:style>
  <w:style w:type="paragraph" w:customStyle="1" w:styleId="a7">
    <w:name w:val="바탕글"/>
    <w:basedOn w:val="a"/>
    <w:qFormat/>
    <w:rsid w:val="00C35020"/>
    <w:pPr>
      <w:snapToGrid w:val="0"/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8">
    <w:name w:val="annotation reference"/>
    <w:basedOn w:val="a0"/>
    <w:rsid w:val="00A7633C"/>
    <w:rPr>
      <w:sz w:val="18"/>
      <w:szCs w:val="18"/>
    </w:rPr>
  </w:style>
  <w:style w:type="paragraph" w:styleId="a9">
    <w:name w:val="annotation text"/>
    <w:basedOn w:val="a"/>
    <w:link w:val="Char2"/>
    <w:rsid w:val="00A7633C"/>
    <w:pPr>
      <w:jc w:val="left"/>
    </w:pPr>
  </w:style>
  <w:style w:type="character" w:customStyle="1" w:styleId="Char2">
    <w:name w:val="메모 텍스트 Char"/>
    <w:basedOn w:val="a0"/>
    <w:link w:val="a9"/>
    <w:rsid w:val="00A7633C"/>
    <w:rPr>
      <w:rFonts w:ascii="바탕"/>
      <w:kern w:val="2"/>
      <w:szCs w:val="24"/>
    </w:rPr>
  </w:style>
  <w:style w:type="paragraph" w:styleId="aa">
    <w:name w:val="annotation subject"/>
    <w:basedOn w:val="a9"/>
    <w:next w:val="a9"/>
    <w:link w:val="Char3"/>
    <w:rsid w:val="00A7633C"/>
    <w:rPr>
      <w:b/>
      <w:bCs/>
    </w:rPr>
  </w:style>
  <w:style w:type="character" w:customStyle="1" w:styleId="Char3">
    <w:name w:val="메모 주제 Char"/>
    <w:basedOn w:val="Char2"/>
    <w:link w:val="aa"/>
    <w:rsid w:val="00A7633C"/>
    <w:rPr>
      <w:rFonts w:ascii="바탕"/>
      <w:b/>
      <w:bCs/>
      <w:kern w:val="2"/>
      <w:szCs w:val="24"/>
    </w:rPr>
  </w:style>
  <w:style w:type="paragraph" w:styleId="ab">
    <w:name w:val="List Paragraph"/>
    <w:basedOn w:val="a"/>
    <w:uiPriority w:val="34"/>
    <w:qFormat/>
    <w:rsid w:val="00D76BF1"/>
    <w:pPr>
      <w:ind w:leftChars="400" w:left="800"/>
    </w:pPr>
  </w:style>
  <w:style w:type="paragraph" w:styleId="ac">
    <w:name w:val="Revision"/>
    <w:hidden/>
    <w:uiPriority w:val="99"/>
    <w:semiHidden/>
    <w:rsid w:val="00D76BF1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2347</Words>
  <Characters>13381</Characters>
  <Application>Microsoft Office Word</Application>
  <DocSecurity>0</DocSecurity>
  <Lines>111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 스 템 통 합 계 약 서</vt:lpstr>
    </vt:vector>
  </TitlesOfParts>
  <Company>삼성SDS</Company>
  <LinksUpToDate>false</LinksUpToDate>
  <CharactersWithSpaces>15697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 스 템 통 합 계 약 서</dc:title>
  <dc:subject/>
  <dc:creator>김은태</dc:creator>
  <cp:keywords/>
  <cp:lastModifiedBy>MIRACOM</cp:lastModifiedBy>
  <cp:revision>3</cp:revision>
  <cp:lastPrinted>2010-09-16T01:55:00Z</cp:lastPrinted>
  <dcterms:created xsi:type="dcterms:W3CDTF">2026-09-28T06:50:00Z</dcterms:created>
  <dcterms:modified xsi:type="dcterms:W3CDTF">2026-09-28T06:51:00Z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blob>PE5TQ1BIPgAAADYAQgAxAEYANwBEAEUAQwAwAEQANgA1ADUAOQBGADEARgBCADUANwAwADkANgA5
ADgAMQBDADQANwBBADkAMwAzAEMAQgA1AEUAMAA0AEYAMwAzADEAMAAwAEQARgAwADgANgA0ADMA
MAAyAEUAQwBBADUAQwBGADIANgA2ADcAAAA=</vt:blob>
  </property>
  <property fmtid="{D5CDD505-2E9C-101B-9397-08002B2CF9AE}" pid="2" name="NSCPROP">
    <vt:lpwstr>NSCCustomProperty</vt:lpwstr>
  </property>
  <property fmtid="{D5CDD505-2E9C-101B-9397-08002B2CF9AE}" pid="3" name="FLCMData">
    <vt:lpwstr>4c2a2953c4951e7f7ae9a0b633055068852d08ed89e8bd7dd4f31e180785217a9fccc0bd9924bbceea16109625107353644cdd0c5698746195c86782c0882bdb</vt:lpwstr>
  </property>
</Properties>
</file>